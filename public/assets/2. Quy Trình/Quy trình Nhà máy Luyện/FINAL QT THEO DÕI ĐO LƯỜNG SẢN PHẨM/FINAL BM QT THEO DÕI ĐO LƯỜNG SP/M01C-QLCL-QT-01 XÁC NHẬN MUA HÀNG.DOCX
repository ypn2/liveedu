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E06" w:rsidRPr="00500C7E" w:rsidRDefault="00CD5E06" w:rsidP="00CD5E06">
      <w:pPr>
        <w:spacing w:line="288" w:lineRule="auto"/>
        <w:jc w:val="center"/>
        <w:rPr>
          <w:b/>
          <w:sz w:val="26"/>
          <w:szCs w:val="28"/>
        </w:rPr>
      </w:pPr>
      <w:r w:rsidRPr="00500C7E">
        <w:rPr>
          <w:b/>
          <w:sz w:val="26"/>
          <w:szCs w:val="28"/>
        </w:rPr>
        <w:t>CỘNG HOÀ XÃ HỘI CHỦ NGHĨA VIỆT NAM</w:t>
      </w:r>
      <w:r w:rsidR="001C352E" w:rsidRPr="00500C7E">
        <w:rPr>
          <w:b/>
          <w:sz w:val="26"/>
          <w:szCs w:val="28"/>
        </w:rPr>
        <w:t xml:space="preserve">   </w:t>
      </w:r>
    </w:p>
    <w:p w:rsidR="00CD5E06" w:rsidRPr="00500C7E" w:rsidRDefault="00CD5E06" w:rsidP="00CD5E06">
      <w:pPr>
        <w:spacing w:line="288" w:lineRule="auto"/>
        <w:jc w:val="center"/>
        <w:rPr>
          <w:b/>
          <w:i/>
          <w:sz w:val="26"/>
          <w:szCs w:val="20"/>
        </w:rPr>
      </w:pPr>
      <w:r w:rsidRPr="00500C7E">
        <w:rPr>
          <w:b/>
          <w:i/>
          <w:sz w:val="26"/>
          <w:szCs w:val="20"/>
        </w:rPr>
        <w:t>Độc lập - Tự do - Hạnh phúc</w:t>
      </w:r>
    </w:p>
    <w:p w:rsidR="00CD5E06" w:rsidRPr="00500C7E" w:rsidRDefault="00CD5E06" w:rsidP="00CD5E06">
      <w:pPr>
        <w:tabs>
          <w:tab w:val="left" w:pos="1859"/>
          <w:tab w:val="center" w:pos="4680"/>
        </w:tabs>
        <w:jc w:val="center"/>
        <w:rPr>
          <w:b/>
          <w:bCs/>
          <w:sz w:val="40"/>
          <w:szCs w:val="40"/>
        </w:rPr>
      </w:pPr>
      <w:r w:rsidRPr="00500C7E">
        <w:rPr>
          <w:sz w:val="26"/>
          <w:szCs w:val="20"/>
        </w:rPr>
        <w:t xml:space="preserve">----- </w:t>
      </w:r>
      <w:r w:rsidRPr="00500C7E">
        <w:rPr>
          <w:sz w:val="26"/>
          <w:szCs w:val="28"/>
        </w:rPr>
        <w:sym w:font="Wingdings" w:char="F09A"/>
      </w:r>
      <w:r w:rsidRPr="00500C7E">
        <w:rPr>
          <w:sz w:val="26"/>
          <w:szCs w:val="28"/>
        </w:rPr>
        <w:sym w:font="Wingdings" w:char="F0B2"/>
      </w:r>
      <w:r w:rsidRPr="00500C7E">
        <w:rPr>
          <w:sz w:val="26"/>
          <w:szCs w:val="28"/>
        </w:rPr>
        <w:sym w:font="Wingdings" w:char="F09B"/>
      </w:r>
      <w:r w:rsidRPr="00500C7E">
        <w:rPr>
          <w:sz w:val="26"/>
          <w:szCs w:val="20"/>
        </w:rPr>
        <w:t xml:space="preserve"> -----</w:t>
      </w:r>
    </w:p>
    <w:p w:rsidR="00CD5E06" w:rsidRPr="00500C7E" w:rsidRDefault="00CD5E06" w:rsidP="002E791B">
      <w:pPr>
        <w:tabs>
          <w:tab w:val="left" w:pos="1859"/>
          <w:tab w:val="center" w:pos="4680"/>
        </w:tabs>
        <w:ind w:firstLine="720"/>
        <w:rPr>
          <w:b/>
          <w:bCs/>
          <w:sz w:val="40"/>
          <w:szCs w:val="40"/>
        </w:rPr>
      </w:pPr>
    </w:p>
    <w:p w:rsidR="000D2339" w:rsidRPr="00500C7E" w:rsidRDefault="000D2339" w:rsidP="00CD5E06">
      <w:pPr>
        <w:tabs>
          <w:tab w:val="left" w:pos="1859"/>
          <w:tab w:val="center" w:pos="4680"/>
        </w:tabs>
        <w:jc w:val="center"/>
        <w:rPr>
          <w:b/>
          <w:bCs/>
          <w:sz w:val="36"/>
          <w:szCs w:val="36"/>
        </w:rPr>
      </w:pPr>
      <w:r w:rsidRPr="00500C7E">
        <w:rPr>
          <w:b/>
          <w:bCs/>
          <w:sz w:val="36"/>
          <w:szCs w:val="36"/>
        </w:rPr>
        <w:t>XÁC NHẬN MUA HÀNG</w:t>
      </w:r>
    </w:p>
    <w:p w:rsidR="00CD5E06" w:rsidRPr="00500C7E" w:rsidRDefault="00CD5E06" w:rsidP="00CD5E06">
      <w:pPr>
        <w:tabs>
          <w:tab w:val="left" w:pos="1859"/>
          <w:tab w:val="center" w:pos="4680"/>
        </w:tabs>
        <w:jc w:val="center"/>
        <w:rPr>
          <w:b/>
          <w:bCs/>
        </w:rPr>
      </w:pPr>
      <w:r w:rsidRPr="00500C7E">
        <w:rPr>
          <w:b/>
          <w:bCs/>
        </w:rPr>
        <w:t xml:space="preserve">Số: </w:t>
      </w:r>
      <w:r w:rsidRPr="00500C7E">
        <w:rPr>
          <w:bCs/>
        </w:rPr>
        <w:t>… - … /2017/LOG/XNMH/LCC-…</w:t>
      </w:r>
    </w:p>
    <w:p w:rsidR="00ED6F46" w:rsidRPr="00500C7E" w:rsidRDefault="00ED6F46" w:rsidP="00887009">
      <w:pPr>
        <w:spacing w:before="80" w:after="80" w:line="264" w:lineRule="auto"/>
        <w:jc w:val="center"/>
        <w:rPr>
          <w:b/>
          <w:i/>
          <w:sz w:val="26"/>
          <w:szCs w:val="26"/>
        </w:rPr>
      </w:pPr>
    </w:p>
    <w:p w:rsidR="00887009" w:rsidRPr="00500C7E" w:rsidRDefault="00887009" w:rsidP="00B913ED">
      <w:pPr>
        <w:numPr>
          <w:ilvl w:val="0"/>
          <w:numId w:val="1"/>
        </w:numPr>
        <w:rPr>
          <w:i/>
          <w:sz w:val="26"/>
          <w:szCs w:val="26"/>
        </w:rPr>
      </w:pPr>
      <w:r w:rsidRPr="00500C7E">
        <w:rPr>
          <w:i/>
          <w:sz w:val="26"/>
          <w:szCs w:val="26"/>
        </w:rPr>
        <w:t>Căn cứ theo hợp đồng số:</w:t>
      </w:r>
      <w:r w:rsidR="000D2339" w:rsidRPr="00500C7E">
        <w:rPr>
          <w:i/>
          <w:sz w:val="26"/>
          <w:szCs w:val="26"/>
        </w:rPr>
        <w:t xml:space="preserve"> </w:t>
      </w:r>
      <w:r w:rsidR="00B913ED" w:rsidRPr="00500C7E">
        <w:rPr>
          <w:b/>
          <w:i/>
          <w:sz w:val="26"/>
          <w:szCs w:val="26"/>
        </w:rPr>
        <w:t>….</w:t>
      </w:r>
      <w:r w:rsidRPr="00500C7E">
        <w:rPr>
          <w:b/>
          <w:i/>
          <w:sz w:val="26"/>
          <w:szCs w:val="26"/>
        </w:rPr>
        <w:t xml:space="preserve">, </w:t>
      </w:r>
      <w:r w:rsidRPr="00500C7E">
        <w:rPr>
          <w:i/>
          <w:sz w:val="26"/>
          <w:szCs w:val="26"/>
        </w:rPr>
        <w:t xml:space="preserve">ký ngày </w:t>
      </w:r>
      <w:r w:rsidR="00B913ED" w:rsidRPr="00500C7E">
        <w:rPr>
          <w:b/>
          <w:i/>
          <w:sz w:val="26"/>
          <w:szCs w:val="26"/>
        </w:rPr>
        <w:t>….</w:t>
      </w:r>
      <w:r w:rsidRPr="00500C7E">
        <w:rPr>
          <w:i/>
          <w:sz w:val="26"/>
          <w:szCs w:val="26"/>
        </w:rPr>
        <w:t xml:space="preserve"> giữa </w:t>
      </w:r>
      <w:r w:rsidR="00B913ED" w:rsidRPr="00500C7E">
        <w:rPr>
          <w:i/>
          <w:sz w:val="26"/>
          <w:szCs w:val="26"/>
        </w:rPr>
        <w:t>Công ty Cổ phần Luyện thép cao cấp Việt Nhật</w:t>
      </w:r>
      <w:r w:rsidRPr="00500C7E">
        <w:rPr>
          <w:i/>
          <w:sz w:val="26"/>
          <w:szCs w:val="26"/>
        </w:rPr>
        <w:t xml:space="preserve"> và Công ty </w:t>
      </w:r>
      <w:r w:rsidR="00A84D0B" w:rsidRPr="00500C7E">
        <w:rPr>
          <w:i/>
          <w:sz w:val="26"/>
          <w:szCs w:val="26"/>
        </w:rPr>
        <w:t>…</w:t>
      </w:r>
    </w:p>
    <w:p w:rsidR="00887009" w:rsidRPr="00500C7E" w:rsidRDefault="00887009" w:rsidP="00887009">
      <w:pPr>
        <w:numPr>
          <w:ilvl w:val="0"/>
          <w:numId w:val="1"/>
        </w:numPr>
        <w:spacing w:before="80" w:after="80" w:line="264" w:lineRule="auto"/>
        <w:jc w:val="both"/>
        <w:rPr>
          <w:i/>
          <w:sz w:val="26"/>
          <w:szCs w:val="26"/>
        </w:rPr>
      </w:pPr>
      <w:r w:rsidRPr="00500C7E">
        <w:rPr>
          <w:i/>
          <w:sz w:val="26"/>
          <w:szCs w:val="26"/>
        </w:rPr>
        <w:t>Căn cứ nhu cầu sử dụng và khả năng cung cấp của Các Bên.</w:t>
      </w:r>
    </w:p>
    <w:p w:rsidR="003D4207" w:rsidRPr="00500C7E" w:rsidRDefault="003D4207" w:rsidP="003D4207">
      <w:pPr>
        <w:spacing w:before="80" w:after="80" w:line="264" w:lineRule="auto"/>
        <w:ind w:left="720"/>
        <w:jc w:val="both"/>
        <w:rPr>
          <w:i/>
          <w:sz w:val="26"/>
          <w:szCs w:val="26"/>
        </w:rPr>
      </w:pPr>
    </w:p>
    <w:p w:rsidR="00ED6F46" w:rsidRPr="00500C7E" w:rsidRDefault="00ED6F46" w:rsidP="00ED6F46">
      <w:pPr>
        <w:spacing w:before="120" w:after="30" w:line="288" w:lineRule="auto"/>
        <w:jc w:val="both"/>
        <w:rPr>
          <w:szCs w:val="26"/>
        </w:rPr>
      </w:pPr>
      <w:r w:rsidRPr="00500C7E">
        <w:rPr>
          <w:szCs w:val="26"/>
        </w:rPr>
        <w:t>Hôm nay</w:t>
      </w:r>
      <w:r w:rsidR="004D49ED" w:rsidRPr="00500C7E">
        <w:rPr>
          <w:szCs w:val="26"/>
        </w:rPr>
        <w:t xml:space="preserve">, </w:t>
      </w:r>
      <w:r w:rsidR="00D8588C" w:rsidRPr="00500C7E">
        <w:rPr>
          <w:szCs w:val="26"/>
        </w:rPr>
        <w:t>ngày … tháng … năm 2017, tại</w:t>
      </w:r>
      <w:r w:rsidRPr="00500C7E">
        <w:rPr>
          <w:szCs w:val="26"/>
        </w:rPr>
        <w:t xml:space="preserve"> văn phòng Công ty Cổ phần Luyện thép cao cấp Việt Nhật</w:t>
      </w:r>
      <w:r w:rsidR="004D49ED" w:rsidRPr="00500C7E">
        <w:rPr>
          <w:szCs w:val="26"/>
        </w:rPr>
        <w:t>,</w:t>
      </w:r>
      <w:r w:rsidRPr="00500C7E">
        <w:rPr>
          <w:szCs w:val="26"/>
        </w:rPr>
        <w:t xml:space="preserve"> chúng tôi gồm:</w:t>
      </w:r>
    </w:p>
    <w:p w:rsidR="00ED6F46" w:rsidRPr="00500C7E" w:rsidRDefault="00ED6F46" w:rsidP="00887009">
      <w:pPr>
        <w:spacing w:before="80" w:after="80" w:line="264" w:lineRule="auto"/>
        <w:jc w:val="both"/>
        <w:rPr>
          <w:sz w:val="10"/>
          <w:szCs w:val="10"/>
        </w:rPr>
      </w:pPr>
    </w:p>
    <w:p w:rsidR="00A84D0B" w:rsidRPr="00500C7E" w:rsidRDefault="008816D8" w:rsidP="00A84D0B">
      <w:pPr>
        <w:spacing w:line="360" w:lineRule="auto"/>
        <w:ind w:right="-61"/>
        <w:jc w:val="both"/>
        <w:rPr>
          <w:b/>
          <w:bCs/>
        </w:rPr>
      </w:pPr>
      <w:r w:rsidRPr="00500C7E">
        <w:rPr>
          <w:b/>
          <w:bCs/>
        </w:rPr>
        <w:t>BÊN A</w:t>
      </w:r>
      <w:r w:rsidR="00A84D0B" w:rsidRPr="00500C7E">
        <w:rPr>
          <w:b/>
          <w:bCs/>
        </w:rPr>
        <w:t xml:space="preserve"> (BÊN MUA):</w:t>
      </w:r>
      <w:r w:rsidR="00A84D0B" w:rsidRPr="00500C7E">
        <w:rPr>
          <w:b/>
          <w:bCs/>
          <w:i/>
        </w:rPr>
        <w:t xml:space="preserve"> </w:t>
      </w:r>
      <w:r w:rsidR="00A84D0B" w:rsidRPr="00500C7E">
        <w:rPr>
          <w:b/>
          <w:bCs/>
        </w:rPr>
        <w:t xml:space="preserve">CÔNG TY CỔ PHẦN </w:t>
      </w:r>
      <w:r w:rsidRPr="00500C7E">
        <w:rPr>
          <w:b/>
          <w:bCs/>
        </w:rPr>
        <w:t xml:space="preserve">LUYỆN </w:t>
      </w:r>
      <w:r w:rsidR="00A84D0B" w:rsidRPr="00500C7E">
        <w:rPr>
          <w:b/>
          <w:bCs/>
        </w:rPr>
        <w:t xml:space="preserve">THÉP </w:t>
      </w:r>
      <w:r w:rsidRPr="00500C7E">
        <w:rPr>
          <w:b/>
          <w:bCs/>
        </w:rPr>
        <w:t xml:space="preserve">CAO CẤP </w:t>
      </w:r>
      <w:r w:rsidR="00A84D0B" w:rsidRPr="00500C7E">
        <w:rPr>
          <w:b/>
          <w:bCs/>
        </w:rPr>
        <w:t>VIỆT NHẬT</w:t>
      </w:r>
    </w:p>
    <w:p w:rsidR="00A84D0B" w:rsidRPr="00500C7E" w:rsidRDefault="00A84D0B" w:rsidP="00ED6F46">
      <w:pPr>
        <w:spacing w:line="276" w:lineRule="auto"/>
        <w:jc w:val="both"/>
      </w:pPr>
      <w:r w:rsidRPr="00500C7E">
        <w:t>Địa chỉ</w:t>
      </w:r>
      <w:r w:rsidRPr="00500C7E">
        <w:tab/>
      </w:r>
      <w:r w:rsidRPr="00500C7E">
        <w:tab/>
        <w:t xml:space="preserve">: </w:t>
      </w:r>
      <w:r w:rsidR="008816D8" w:rsidRPr="00500C7E">
        <w:rPr>
          <w:spacing w:val="-4"/>
        </w:rPr>
        <w:t>CN3, khu CN Nam Cầu Kiền, xã Kiền Bái, huyện Thủy Nguyên, Tp</w:t>
      </w:r>
      <w:r w:rsidR="008816D8" w:rsidRPr="00500C7E">
        <w:t>.</w:t>
      </w:r>
      <w:r w:rsidRPr="00500C7E">
        <w:t xml:space="preserve"> </w:t>
      </w:r>
      <w:r w:rsidRPr="00500C7E">
        <w:rPr>
          <w:spacing w:val="-4"/>
        </w:rPr>
        <w:t>Hải Phòng</w:t>
      </w:r>
    </w:p>
    <w:p w:rsidR="00A84D0B" w:rsidRPr="00500C7E" w:rsidRDefault="00A84D0B" w:rsidP="00ED6F46">
      <w:pPr>
        <w:spacing w:line="276" w:lineRule="auto"/>
        <w:jc w:val="both"/>
      </w:pPr>
      <w:r w:rsidRPr="00500C7E">
        <w:t>Điện thoại</w:t>
      </w:r>
      <w:r w:rsidRPr="00500C7E">
        <w:tab/>
        <w:t>:</w:t>
      </w:r>
      <w:r w:rsidR="008816D8" w:rsidRPr="00500C7E">
        <w:t xml:space="preserve"> 0225.884.1365</w:t>
      </w:r>
      <w:r w:rsidRPr="00500C7E">
        <w:tab/>
        <w:t xml:space="preserve">      </w:t>
      </w:r>
      <w:r w:rsidR="007E76E4" w:rsidRPr="00500C7E">
        <w:t xml:space="preserve">            </w:t>
      </w:r>
      <w:r w:rsidRPr="00500C7E">
        <w:t xml:space="preserve">Fax: </w:t>
      </w:r>
      <w:r w:rsidR="008816D8" w:rsidRPr="00500C7E">
        <w:t>0225.884.1366</w:t>
      </w:r>
    </w:p>
    <w:p w:rsidR="00A84D0B" w:rsidRPr="00500C7E" w:rsidRDefault="00A84D0B" w:rsidP="00ED6F46">
      <w:pPr>
        <w:spacing w:line="276" w:lineRule="auto"/>
        <w:ind w:left="1440" w:hanging="1462"/>
        <w:jc w:val="both"/>
      </w:pPr>
      <w:r w:rsidRPr="00500C7E">
        <w:t>Tài khoản</w:t>
      </w:r>
      <w:r w:rsidRPr="00500C7E">
        <w:tab/>
        <w:t xml:space="preserve">: </w:t>
      </w:r>
      <w:r w:rsidR="008816D8" w:rsidRPr="00500C7E">
        <w:rPr>
          <w:lang w:val="fr-FR"/>
        </w:rPr>
        <w:t>191.288.68730.010 tại Ngân hàng TMCP Kỹ Thương Việt Nam, Trung tâm giao</w:t>
      </w:r>
      <w:r w:rsidR="00B17D2B" w:rsidRPr="00500C7E">
        <w:rPr>
          <w:lang w:val="fr-FR"/>
        </w:rPr>
        <w:t xml:space="preserve"> </w:t>
      </w:r>
      <w:r w:rsidR="008816D8" w:rsidRPr="00500C7E">
        <w:rPr>
          <w:lang w:val="fr-FR"/>
        </w:rPr>
        <w:t>dịch</w:t>
      </w:r>
      <w:r w:rsidR="00ED6F46" w:rsidRPr="00500C7E">
        <w:rPr>
          <w:lang w:val="fr-FR"/>
        </w:rPr>
        <w:t xml:space="preserve"> </w:t>
      </w:r>
      <w:r w:rsidR="008816D8" w:rsidRPr="00500C7E">
        <w:rPr>
          <w:lang w:val="fr-FR"/>
        </w:rPr>
        <w:t>- Hội sở Hà Nội.</w:t>
      </w:r>
    </w:p>
    <w:p w:rsidR="00A84D0B" w:rsidRPr="00500C7E" w:rsidRDefault="00A84D0B" w:rsidP="00ED6F46">
      <w:pPr>
        <w:jc w:val="both"/>
      </w:pPr>
      <w:r w:rsidRPr="00500C7E">
        <w:t>Mã số thuế</w:t>
      </w:r>
      <w:r w:rsidRPr="00500C7E">
        <w:tab/>
        <w:t xml:space="preserve">: </w:t>
      </w:r>
      <w:r w:rsidR="00ED6F46" w:rsidRPr="00500C7E">
        <w:t>0201572208</w:t>
      </w:r>
    </w:p>
    <w:p w:rsidR="00A84D0B" w:rsidRPr="00500C7E" w:rsidRDefault="001871ED" w:rsidP="00ED6F46">
      <w:pPr>
        <w:spacing w:after="240"/>
        <w:jc w:val="both"/>
        <w:rPr>
          <w:bCs/>
          <w:iCs/>
        </w:rPr>
      </w:pPr>
      <w:r w:rsidRPr="00500C7E">
        <w:t>Đại diện</w:t>
      </w:r>
      <w:r w:rsidR="00A84D0B" w:rsidRPr="00500C7E">
        <w:tab/>
        <w:t xml:space="preserve">: </w:t>
      </w:r>
      <w:r w:rsidR="00A84D0B" w:rsidRPr="00500C7E">
        <w:rPr>
          <w:b/>
          <w:bCs/>
        </w:rPr>
        <w:t>Nguyễn Quang Huy</w:t>
      </w:r>
      <w:r w:rsidR="00A84D0B" w:rsidRPr="00500C7E">
        <w:rPr>
          <w:b/>
          <w:bCs/>
        </w:rPr>
        <w:tab/>
        <w:t xml:space="preserve">       </w:t>
      </w:r>
      <w:r w:rsidR="00A84D0B" w:rsidRPr="00500C7E">
        <w:rPr>
          <w:bCs/>
          <w:iCs/>
        </w:rPr>
        <w:t>Chức vụ</w:t>
      </w:r>
      <w:r w:rsidR="00A84D0B" w:rsidRPr="00500C7E">
        <w:rPr>
          <w:b/>
          <w:bCs/>
          <w:iCs/>
        </w:rPr>
        <w:t xml:space="preserve">: </w:t>
      </w:r>
      <w:r w:rsidR="00A84D0B" w:rsidRPr="00500C7E">
        <w:t>Phó Tổng Giám đốc</w:t>
      </w:r>
    </w:p>
    <w:p w:rsidR="00ED6F46" w:rsidRPr="00500C7E" w:rsidRDefault="00A84D0B" w:rsidP="00ED6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both"/>
        <w:rPr>
          <w:i/>
          <w:szCs w:val="26"/>
          <w:lang w:val="vi-VN"/>
        </w:rPr>
      </w:pPr>
      <w:r w:rsidRPr="00500C7E">
        <w:rPr>
          <w:i/>
          <w:szCs w:val="26"/>
          <w:lang w:val="vi-VN"/>
        </w:rPr>
        <w:t>(</w:t>
      </w:r>
      <w:r w:rsidRPr="00500C7E">
        <w:rPr>
          <w:i/>
          <w:szCs w:val="26"/>
        </w:rPr>
        <w:t>Theo Ủy Quyền số 02/2017/UQ/LCC-CTHĐQT</w:t>
      </w:r>
      <w:r w:rsidRPr="00500C7E">
        <w:rPr>
          <w:i/>
          <w:szCs w:val="26"/>
          <w:lang w:val="vi-VN"/>
        </w:rPr>
        <w:t xml:space="preserve"> </w:t>
      </w:r>
      <w:r w:rsidRPr="00500C7E">
        <w:rPr>
          <w:i/>
          <w:szCs w:val="26"/>
        </w:rPr>
        <w:t>Ngày 01/01/201</w:t>
      </w:r>
      <w:r w:rsidRPr="00500C7E">
        <w:rPr>
          <w:i/>
          <w:szCs w:val="26"/>
          <w:lang w:val="vi-VN"/>
        </w:rPr>
        <w:t>7)</w:t>
      </w:r>
    </w:p>
    <w:p w:rsidR="00A84D0B" w:rsidRPr="00500C7E" w:rsidRDefault="00A84D0B" w:rsidP="00A84D0B">
      <w:pPr>
        <w:spacing w:line="360" w:lineRule="auto"/>
        <w:ind w:right="-61"/>
        <w:jc w:val="both"/>
        <w:rPr>
          <w:b/>
          <w:bCs/>
        </w:rPr>
      </w:pPr>
      <w:r w:rsidRPr="00500C7E">
        <w:rPr>
          <w:b/>
          <w:bCs/>
        </w:rPr>
        <w:t>BÊN B (BÊN BÁN):</w:t>
      </w:r>
      <w:r w:rsidRPr="00500C7E">
        <w:rPr>
          <w:b/>
          <w:bCs/>
          <w:i/>
        </w:rPr>
        <w:t xml:space="preserve"> </w:t>
      </w:r>
    </w:p>
    <w:p w:rsidR="00A84D0B" w:rsidRPr="00500C7E" w:rsidRDefault="00A84D0B" w:rsidP="00A84D0B">
      <w:pPr>
        <w:spacing w:line="360" w:lineRule="auto"/>
        <w:jc w:val="both"/>
      </w:pPr>
      <w:r w:rsidRPr="00500C7E">
        <w:t>Địa chỉ</w:t>
      </w:r>
      <w:r w:rsidRPr="00500C7E">
        <w:tab/>
      </w:r>
      <w:r w:rsidRPr="00500C7E">
        <w:tab/>
        <w:t xml:space="preserve">: </w:t>
      </w:r>
    </w:p>
    <w:p w:rsidR="00A84D0B" w:rsidRPr="00500C7E" w:rsidRDefault="00A84D0B" w:rsidP="00A84D0B">
      <w:pPr>
        <w:spacing w:line="360" w:lineRule="auto"/>
        <w:jc w:val="both"/>
      </w:pPr>
      <w:r w:rsidRPr="00500C7E">
        <w:t>Điện thoại</w:t>
      </w:r>
      <w:r w:rsidRPr="00500C7E">
        <w:tab/>
        <w:t>:</w:t>
      </w:r>
      <w:r w:rsidRPr="00500C7E">
        <w:tab/>
      </w:r>
      <w:r w:rsidRPr="00500C7E">
        <w:tab/>
        <w:t xml:space="preserve">                       </w:t>
      </w:r>
      <w:r w:rsidRPr="00500C7E">
        <w:tab/>
        <w:t xml:space="preserve">      </w:t>
      </w:r>
      <w:r w:rsidR="007E76E4" w:rsidRPr="00500C7E">
        <w:t xml:space="preserve">   </w:t>
      </w:r>
      <w:r w:rsidRPr="00500C7E">
        <w:t xml:space="preserve">Fax: </w:t>
      </w:r>
    </w:p>
    <w:p w:rsidR="00A84D0B" w:rsidRPr="00500C7E" w:rsidRDefault="00A84D0B" w:rsidP="00A84D0B">
      <w:pPr>
        <w:spacing w:line="360" w:lineRule="auto"/>
        <w:ind w:left="1418" w:hanging="1440"/>
        <w:jc w:val="both"/>
      </w:pPr>
      <w:r w:rsidRPr="00500C7E">
        <w:t>Tài khoản</w:t>
      </w:r>
      <w:r w:rsidRPr="00500C7E">
        <w:tab/>
        <w:t xml:space="preserve">: </w:t>
      </w:r>
    </w:p>
    <w:p w:rsidR="00A84D0B" w:rsidRPr="00500C7E" w:rsidRDefault="00A84D0B" w:rsidP="00A84D0B">
      <w:pPr>
        <w:spacing w:line="360" w:lineRule="auto"/>
        <w:jc w:val="both"/>
      </w:pPr>
      <w:r w:rsidRPr="00500C7E">
        <w:t>Mã số thuế</w:t>
      </w:r>
      <w:r w:rsidRPr="00500C7E">
        <w:tab/>
        <w:t xml:space="preserve">: </w:t>
      </w:r>
    </w:p>
    <w:p w:rsidR="00A84D0B" w:rsidRPr="00500C7E" w:rsidRDefault="001871ED" w:rsidP="00A84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rPr>
          <w:b/>
          <w:bCs/>
          <w:iCs/>
        </w:rPr>
      </w:pPr>
      <w:r w:rsidRPr="00500C7E">
        <w:t>Đại diện</w:t>
      </w:r>
      <w:r w:rsidR="00A84D0B" w:rsidRPr="00500C7E">
        <w:tab/>
        <w:t xml:space="preserve">         :</w:t>
      </w:r>
      <w:r w:rsidR="00A84D0B" w:rsidRPr="00500C7E">
        <w:rPr>
          <w:b/>
          <w:bCs/>
        </w:rPr>
        <w:t xml:space="preserve">  </w:t>
      </w:r>
      <w:r w:rsidR="00A84D0B" w:rsidRPr="00500C7E">
        <w:rPr>
          <w:b/>
          <w:bCs/>
        </w:rPr>
        <w:tab/>
      </w:r>
      <w:r w:rsidR="00A84D0B" w:rsidRPr="00500C7E">
        <w:rPr>
          <w:b/>
          <w:bCs/>
        </w:rPr>
        <w:tab/>
      </w:r>
      <w:r w:rsidR="00A84D0B" w:rsidRPr="00500C7E">
        <w:rPr>
          <w:b/>
          <w:bCs/>
        </w:rPr>
        <w:tab/>
      </w:r>
      <w:r w:rsidR="00A84D0B" w:rsidRPr="00500C7E">
        <w:rPr>
          <w:b/>
          <w:bCs/>
        </w:rPr>
        <w:tab/>
        <w:t xml:space="preserve">     </w:t>
      </w:r>
      <w:r w:rsidR="00A84D0B" w:rsidRPr="00500C7E">
        <w:rPr>
          <w:bCs/>
          <w:iCs/>
        </w:rPr>
        <w:t>Chức vụ</w:t>
      </w:r>
      <w:r w:rsidR="00A84D0B" w:rsidRPr="00500C7E">
        <w:rPr>
          <w:b/>
          <w:bCs/>
          <w:iCs/>
        </w:rPr>
        <w:t xml:space="preserve">: </w:t>
      </w:r>
    </w:p>
    <w:p w:rsidR="001871ED" w:rsidRPr="00500C7E" w:rsidRDefault="001871ED" w:rsidP="00187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both"/>
        <w:rPr>
          <w:i/>
          <w:szCs w:val="26"/>
          <w:lang w:val="vi-VN"/>
        </w:rPr>
      </w:pPr>
      <w:r w:rsidRPr="00500C7E">
        <w:rPr>
          <w:i/>
          <w:szCs w:val="26"/>
          <w:lang w:val="vi-VN"/>
        </w:rPr>
        <w:t>(</w:t>
      </w:r>
      <w:r w:rsidRPr="00500C7E">
        <w:rPr>
          <w:i/>
          <w:szCs w:val="26"/>
        </w:rPr>
        <w:t>Theo Ủy Quyền số … Ngày …/…/201</w:t>
      </w:r>
      <w:r w:rsidRPr="00500C7E">
        <w:rPr>
          <w:i/>
          <w:szCs w:val="26"/>
          <w:lang w:val="vi-VN"/>
        </w:rPr>
        <w:t>...)</w:t>
      </w:r>
    </w:p>
    <w:p w:rsidR="004D49ED" w:rsidRPr="00500C7E" w:rsidRDefault="0054270F" w:rsidP="008F5F12">
      <w:pPr>
        <w:spacing w:line="276" w:lineRule="auto"/>
        <w:jc w:val="both"/>
        <w:rPr>
          <w:iCs/>
          <w:spacing w:val="-4"/>
          <w:sz w:val="28"/>
          <w:szCs w:val="28"/>
          <w:lang w:val="fr-CA"/>
        </w:rPr>
      </w:pPr>
      <w:r w:rsidRPr="00500C7E">
        <w:rPr>
          <w:iCs/>
          <w:spacing w:val="-4"/>
          <w:sz w:val="28"/>
          <w:szCs w:val="28"/>
          <w:lang w:val="fr-CA"/>
        </w:rPr>
        <w:t>Sau khi bàn bạc t</w:t>
      </w:r>
      <w:r w:rsidR="00ED6F46" w:rsidRPr="00500C7E">
        <w:rPr>
          <w:iCs/>
          <w:spacing w:val="-4"/>
          <w:sz w:val="28"/>
          <w:szCs w:val="28"/>
          <w:lang w:val="fr-CA"/>
        </w:rPr>
        <w:t>rao đổi, hai bên thống nhất ký X</w:t>
      </w:r>
      <w:r w:rsidRPr="00500C7E">
        <w:rPr>
          <w:iCs/>
          <w:spacing w:val="-4"/>
          <w:sz w:val="28"/>
          <w:szCs w:val="28"/>
          <w:lang w:val="fr-CA"/>
        </w:rPr>
        <w:t>ác nhận mua hàng này với các điều khoản và điều kiện sau:</w:t>
      </w:r>
    </w:p>
    <w:p w:rsidR="00887009" w:rsidRPr="00500C7E" w:rsidRDefault="008F5F12" w:rsidP="00887009">
      <w:pPr>
        <w:spacing w:before="80" w:after="80" w:line="264" w:lineRule="auto"/>
        <w:jc w:val="both"/>
        <w:rPr>
          <w:b/>
          <w:sz w:val="26"/>
          <w:szCs w:val="26"/>
          <w:lang w:val="pt-BR"/>
        </w:rPr>
      </w:pPr>
      <w:r w:rsidRPr="00500C7E">
        <w:rPr>
          <w:b/>
          <w:bCs/>
          <w:sz w:val="26"/>
          <w:szCs w:val="26"/>
        </w:rPr>
        <w:t>ĐIỀU 1:</w:t>
      </w:r>
      <w:r w:rsidRPr="00500C7E">
        <w:rPr>
          <w:b/>
          <w:sz w:val="26"/>
          <w:szCs w:val="26"/>
          <w:lang w:val="pt-BR"/>
        </w:rPr>
        <w:t xml:space="preserve"> NỘI DUNG ĐƠN HÀNG</w:t>
      </w:r>
    </w:p>
    <w:p w:rsidR="00A84D0B" w:rsidRPr="00500C7E" w:rsidRDefault="00887009" w:rsidP="00A84D0B">
      <w:pPr>
        <w:pStyle w:val="BodyText"/>
        <w:tabs>
          <w:tab w:val="left" w:pos="720"/>
        </w:tabs>
        <w:spacing w:before="60" w:after="60" w:line="320" w:lineRule="exact"/>
        <w:rPr>
          <w:sz w:val="26"/>
          <w:szCs w:val="26"/>
          <w:lang w:val="nl-NL"/>
        </w:rPr>
      </w:pPr>
      <w:r w:rsidRPr="00500C7E">
        <w:rPr>
          <w:sz w:val="26"/>
          <w:szCs w:val="26"/>
          <w:lang w:val="nl-NL"/>
        </w:rPr>
        <w:t>Bên Bán đồng ý bán và Bên Mua đồng ý mua Hàng Hóa với</w:t>
      </w:r>
      <w:r w:rsidR="008816D8" w:rsidRPr="00500C7E">
        <w:rPr>
          <w:sz w:val="26"/>
          <w:szCs w:val="26"/>
          <w:lang w:val="nl-NL"/>
        </w:rPr>
        <w:t xml:space="preserve"> chất lượng,</w:t>
      </w:r>
      <w:r w:rsidRPr="00500C7E">
        <w:rPr>
          <w:sz w:val="26"/>
          <w:szCs w:val="26"/>
          <w:lang w:val="nl-NL"/>
        </w:rPr>
        <w:t xml:space="preserve"> </w:t>
      </w:r>
      <w:r w:rsidR="00055E85" w:rsidRPr="00500C7E">
        <w:rPr>
          <w:sz w:val="26"/>
          <w:szCs w:val="26"/>
          <w:lang w:val="nl-NL"/>
        </w:rPr>
        <w:t xml:space="preserve">trọng lượng </w:t>
      </w:r>
      <w:r w:rsidRPr="00500C7E">
        <w:rPr>
          <w:sz w:val="26"/>
          <w:szCs w:val="26"/>
          <w:lang w:val="nl-NL"/>
        </w:rPr>
        <w:t xml:space="preserve">và đơn giá cụ thể như sau: </w:t>
      </w:r>
    </w:p>
    <w:p w:rsidR="00CD5E06" w:rsidRPr="00500C7E" w:rsidRDefault="00CD5E06" w:rsidP="00A84D0B">
      <w:pPr>
        <w:pStyle w:val="BodyText"/>
        <w:tabs>
          <w:tab w:val="left" w:pos="720"/>
        </w:tabs>
        <w:spacing w:before="60" w:after="60" w:line="320" w:lineRule="exact"/>
        <w:rPr>
          <w:sz w:val="26"/>
          <w:szCs w:val="26"/>
          <w:lang w:val="nl-NL"/>
        </w:rPr>
      </w:pPr>
    </w:p>
    <w:p w:rsidR="00AA5DAF" w:rsidRPr="00500C7E" w:rsidRDefault="00AA5DAF" w:rsidP="00A84D0B">
      <w:pPr>
        <w:pStyle w:val="ListParagraph"/>
        <w:numPr>
          <w:ilvl w:val="0"/>
          <w:numId w:val="3"/>
        </w:numPr>
        <w:spacing w:line="288" w:lineRule="auto"/>
        <w:ind w:left="360"/>
        <w:jc w:val="both"/>
        <w:rPr>
          <w:b/>
          <w:i/>
        </w:rPr>
      </w:pPr>
      <w:r w:rsidRPr="00500C7E">
        <w:rPr>
          <w:b/>
          <w:i/>
        </w:rPr>
        <w:t xml:space="preserve">Thép phế liệu loại 1: </w:t>
      </w:r>
      <w:r w:rsidRPr="00500C7E">
        <w:t>Là thép phế liệu đạt các tiêu chí sau:</w:t>
      </w:r>
    </w:p>
    <w:tbl>
      <w:tblPr>
        <w:tblStyle w:val="TableGrid"/>
        <w:tblW w:w="9450" w:type="dxa"/>
        <w:tblInd w:w="-95" w:type="dxa"/>
        <w:tblLook w:val="04A0" w:firstRow="1" w:lastRow="0" w:firstColumn="1" w:lastColumn="0" w:noHBand="0" w:noVBand="1"/>
      </w:tblPr>
      <w:tblGrid>
        <w:gridCol w:w="670"/>
        <w:gridCol w:w="1310"/>
        <w:gridCol w:w="1440"/>
        <w:gridCol w:w="1890"/>
        <w:gridCol w:w="2790"/>
        <w:gridCol w:w="1350"/>
      </w:tblGrid>
      <w:tr w:rsidR="00500C7E" w:rsidRPr="00500C7E" w:rsidTr="00A84D0B">
        <w:tc>
          <w:tcPr>
            <w:tcW w:w="670" w:type="dxa"/>
          </w:tcPr>
          <w:p w:rsidR="00AA5DAF" w:rsidRPr="00500C7E" w:rsidRDefault="00AA5DAF" w:rsidP="00F23B89">
            <w:pPr>
              <w:spacing w:line="288" w:lineRule="auto"/>
              <w:jc w:val="center"/>
              <w:rPr>
                <w:b/>
                <w:i/>
              </w:rPr>
            </w:pPr>
            <w:r w:rsidRPr="00500C7E">
              <w:rPr>
                <w:b/>
              </w:rPr>
              <w:lastRenderedPageBreak/>
              <w:t>STT</w:t>
            </w:r>
          </w:p>
        </w:tc>
        <w:tc>
          <w:tcPr>
            <w:tcW w:w="1310" w:type="dxa"/>
          </w:tcPr>
          <w:p w:rsidR="00AA5DAF" w:rsidRPr="00500C7E" w:rsidRDefault="00AA5DAF" w:rsidP="00F23B89">
            <w:pPr>
              <w:pStyle w:val="ListParagraph"/>
              <w:spacing w:line="288" w:lineRule="auto"/>
              <w:ind w:left="0"/>
              <w:contextualSpacing w:val="0"/>
              <w:jc w:val="center"/>
              <w:rPr>
                <w:b/>
              </w:rPr>
            </w:pPr>
            <w:r w:rsidRPr="00500C7E">
              <w:rPr>
                <w:b/>
              </w:rPr>
              <w:t>Chiều dầy</w:t>
            </w:r>
          </w:p>
          <w:p w:rsidR="00AA5DAF" w:rsidRPr="00500C7E" w:rsidRDefault="00AA5DAF" w:rsidP="00F23B89">
            <w:pPr>
              <w:spacing w:line="288" w:lineRule="auto"/>
              <w:jc w:val="center"/>
              <w:rPr>
                <w:b/>
                <w:i/>
              </w:rPr>
            </w:pPr>
            <w:r w:rsidRPr="00500C7E">
              <w:rPr>
                <w:b/>
              </w:rPr>
              <w:t>(mm)</w:t>
            </w:r>
          </w:p>
        </w:tc>
        <w:tc>
          <w:tcPr>
            <w:tcW w:w="1440" w:type="dxa"/>
          </w:tcPr>
          <w:p w:rsidR="00AA5DAF" w:rsidRPr="00500C7E" w:rsidRDefault="00AA5DAF" w:rsidP="00F23B89">
            <w:pPr>
              <w:spacing w:line="288" w:lineRule="auto"/>
              <w:jc w:val="center"/>
              <w:rPr>
                <w:b/>
                <w:i/>
              </w:rPr>
            </w:pPr>
            <w:r w:rsidRPr="00500C7E">
              <w:rPr>
                <w:b/>
              </w:rPr>
              <w:t>Khối lượng Max (kg)</w:t>
            </w:r>
          </w:p>
        </w:tc>
        <w:tc>
          <w:tcPr>
            <w:tcW w:w="1890" w:type="dxa"/>
          </w:tcPr>
          <w:p w:rsidR="00AA5DAF" w:rsidRPr="00500C7E" w:rsidRDefault="00AA5DAF" w:rsidP="00F23B89">
            <w:pPr>
              <w:spacing w:line="288" w:lineRule="auto"/>
              <w:jc w:val="both"/>
              <w:rPr>
                <w:b/>
              </w:rPr>
            </w:pPr>
            <w:r w:rsidRPr="00500C7E">
              <w:rPr>
                <w:b/>
              </w:rPr>
              <w:t xml:space="preserve">Chiều dài x rộng </w:t>
            </w:r>
          </w:p>
          <w:p w:rsidR="00AA5DAF" w:rsidRPr="00500C7E" w:rsidRDefault="00AA5DAF" w:rsidP="00F23B89">
            <w:pPr>
              <w:spacing w:line="288" w:lineRule="auto"/>
              <w:jc w:val="center"/>
              <w:rPr>
                <w:b/>
                <w:i/>
              </w:rPr>
            </w:pPr>
            <w:r w:rsidRPr="00500C7E">
              <w:rPr>
                <w:b/>
              </w:rPr>
              <w:t>Max (mm)</w:t>
            </w:r>
          </w:p>
        </w:tc>
        <w:tc>
          <w:tcPr>
            <w:tcW w:w="2790" w:type="dxa"/>
          </w:tcPr>
          <w:p w:rsidR="00AA5DAF" w:rsidRPr="00500C7E" w:rsidRDefault="00AA5DAF" w:rsidP="00F23B89">
            <w:pPr>
              <w:spacing w:line="288" w:lineRule="auto"/>
              <w:jc w:val="center"/>
              <w:rPr>
                <w:b/>
                <w:i/>
              </w:rPr>
            </w:pPr>
            <w:r w:rsidRPr="00500C7E">
              <w:rPr>
                <w:b/>
              </w:rPr>
              <w:t>Bề mặt</w:t>
            </w:r>
          </w:p>
        </w:tc>
        <w:tc>
          <w:tcPr>
            <w:tcW w:w="1350" w:type="dxa"/>
          </w:tcPr>
          <w:p w:rsidR="00AA5DAF" w:rsidRPr="00500C7E" w:rsidRDefault="00AA5DAF" w:rsidP="00F23B89">
            <w:pPr>
              <w:spacing w:line="288" w:lineRule="auto"/>
              <w:jc w:val="center"/>
              <w:rPr>
                <w:b/>
                <w:lang w:val="en-US"/>
              </w:rPr>
            </w:pPr>
            <w:r w:rsidRPr="00500C7E">
              <w:rPr>
                <w:b/>
                <w:lang w:val="en-US"/>
              </w:rPr>
              <w:t>Giá</w:t>
            </w:r>
          </w:p>
          <w:p w:rsidR="00AA5DAF" w:rsidRPr="00500C7E" w:rsidRDefault="00AA5DAF" w:rsidP="00F23B89">
            <w:pPr>
              <w:spacing w:line="288" w:lineRule="auto"/>
              <w:jc w:val="center"/>
              <w:rPr>
                <w:b/>
                <w:i/>
              </w:rPr>
            </w:pPr>
            <w:r w:rsidRPr="00500C7E">
              <w:rPr>
                <w:b/>
                <w:lang w:val="en-US"/>
              </w:rPr>
              <w:t>(đồng/kg)</w:t>
            </w:r>
          </w:p>
        </w:tc>
      </w:tr>
      <w:tr w:rsidR="00500C7E" w:rsidRPr="00500C7E" w:rsidTr="00A84D0B">
        <w:tc>
          <w:tcPr>
            <w:tcW w:w="670" w:type="dxa"/>
          </w:tcPr>
          <w:p w:rsidR="00AA5DAF" w:rsidRPr="00500C7E" w:rsidRDefault="00AA5DAF" w:rsidP="00F23B89">
            <w:pPr>
              <w:pStyle w:val="ListParagraph"/>
              <w:spacing w:line="288" w:lineRule="auto"/>
              <w:ind w:left="0"/>
              <w:contextualSpacing w:val="0"/>
              <w:jc w:val="center"/>
            </w:pPr>
            <w:r w:rsidRPr="00500C7E">
              <w:t>1</w:t>
            </w:r>
          </w:p>
        </w:tc>
        <w:tc>
          <w:tcPr>
            <w:tcW w:w="1310" w:type="dxa"/>
          </w:tcPr>
          <w:p w:rsidR="00AA5DAF" w:rsidRPr="00500C7E" w:rsidRDefault="00AA5DAF" w:rsidP="00F23B89">
            <w:pPr>
              <w:spacing w:line="288" w:lineRule="auto"/>
              <w:jc w:val="center"/>
              <w:rPr>
                <w:b/>
                <w:i/>
              </w:rPr>
            </w:pPr>
            <w:r w:rsidRPr="00500C7E">
              <w:t>≥2</w:t>
            </w:r>
          </w:p>
        </w:tc>
        <w:tc>
          <w:tcPr>
            <w:tcW w:w="1440" w:type="dxa"/>
          </w:tcPr>
          <w:p w:rsidR="00AA5DAF" w:rsidRPr="00500C7E" w:rsidRDefault="00AA5DAF" w:rsidP="00F23B89">
            <w:pPr>
              <w:spacing w:line="288" w:lineRule="auto"/>
              <w:jc w:val="center"/>
              <w:rPr>
                <w:b/>
                <w:i/>
              </w:rPr>
            </w:pPr>
            <w:r w:rsidRPr="00500C7E">
              <w:t>&lt; 500</w:t>
            </w:r>
          </w:p>
        </w:tc>
        <w:tc>
          <w:tcPr>
            <w:tcW w:w="1890" w:type="dxa"/>
          </w:tcPr>
          <w:p w:rsidR="00AA5DAF" w:rsidRPr="00500C7E" w:rsidRDefault="001C352E" w:rsidP="00F23B89">
            <w:pPr>
              <w:pStyle w:val="ListParagraph"/>
              <w:spacing w:line="288" w:lineRule="auto"/>
              <w:ind w:left="0"/>
              <w:contextualSpacing w:val="0"/>
              <w:jc w:val="center"/>
            </w:pPr>
            <w:r w:rsidRPr="00500C7E">
              <w:t>15</w:t>
            </w:r>
            <w:r w:rsidR="003902B3" w:rsidRPr="00500C7E">
              <w:t>00x10</w:t>
            </w:r>
            <w:r w:rsidR="00AA5DAF" w:rsidRPr="00500C7E">
              <w:t>00</w:t>
            </w:r>
          </w:p>
        </w:tc>
        <w:tc>
          <w:tcPr>
            <w:tcW w:w="2790" w:type="dxa"/>
          </w:tcPr>
          <w:p w:rsidR="00AA5DAF" w:rsidRPr="00500C7E" w:rsidRDefault="00AA5DAF" w:rsidP="00F23B89">
            <w:pPr>
              <w:spacing w:line="288" w:lineRule="auto"/>
              <w:rPr>
                <w:lang w:val="en-US"/>
              </w:rPr>
            </w:pPr>
            <w:r w:rsidRPr="00500C7E">
              <w:rPr>
                <w:lang w:val="en-US"/>
              </w:rPr>
              <w:t>Sạch, không bám vẩy gỉ</w:t>
            </w:r>
          </w:p>
        </w:tc>
        <w:tc>
          <w:tcPr>
            <w:tcW w:w="1350" w:type="dxa"/>
          </w:tcPr>
          <w:p w:rsidR="00AA5DAF" w:rsidRPr="00500C7E" w:rsidRDefault="00AA5DAF" w:rsidP="00F23B89">
            <w:pPr>
              <w:spacing w:line="288" w:lineRule="auto"/>
              <w:jc w:val="center"/>
              <w:rPr>
                <w:lang w:val="en-US"/>
              </w:rPr>
            </w:pPr>
            <w:r w:rsidRPr="00500C7E">
              <w:rPr>
                <w:lang w:val="en-US"/>
              </w:rPr>
              <w:t>Nguyên giá</w:t>
            </w:r>
          </w:p>
        </w:tc>
      </w:tr>
    </w:tbl>
    <w:p w:rsidR="00AA5DAF" w:rsidRPr="00500C7E" w:rsidRDefault="00AA5DAF" w:rsidP="00AA5DAF">
      <w:pPr>
        <w:pStyle w:val="ListParagraph"/>
        <w:spacing w:line="288" w:lineRule="auto"/>
        <w:ind w:left="0"/>
        <w:contextualSpacing w:val="0"/>
        <w:jc w:val="both"/>
      </w:pPr>
    </w:p>
    <w:p w:rsidR="00AA5DAF" w:rsidRPr="00500C7E" w:rsidRDefault="00AA5DAF" w:rsidP="00A84D0B">
      <w:pPr>
        <w:pStyle w:val="ListParagraph"/>
        <w:numPr>
          <w:ilvl w:val="0"/>
          <w:numId w:val="3"/>
        </w:numPr>
        <w:spacing w:line="288" w:lineRule="auto"/>
        <w:ind w:left="360"/>
        <w:jc w:val="both"/>
        <w:rPr>
          <w:b/>
          <w:i/>
        </w:rPr>
      </w:pPr>
      <w:r w:rsidRPr="00500C7E">
        <w:rPr>
          <w:b/>
          <w:i/>
        </w:rPr>
        <w:t xml:space="preserve">Thép phế liệu loại 2: </w:t>
      </w:r>
      <w:r w:rsidRPr="00500C7E">
        <w:t>Là thép phế liệu đạt các tiêu chí sau:</w:t>
      </w:r>
    </w:p>
    <w:tbl>
      <w:tblPr>
        <w:tblStyle w:val="TableGrid"/>
        <w:tblW w:w="9352" w:type="dxa"/>
        <w:tblInd w:w="-95" w:type="dxa"/>
        <w:tblLook w:val="04A0" w:firstRow="1" w:lastRow="0" w:firstColumn="1" w:lastColumn="0" w:noHBand="0" w:noVBand="1"/>
      </w:tblPr>
      <w:tblGrid>
        <w:gridCol w:w="670"/>
        <w:gridCol w:w="1310"/>
        <w:gridCol w:w="1440"/>
        <w:gridCol w:w="1890"/>
        <w:gridCol w:w="2790"/>
        <w:gridCol w:w="1252"/>
      </w:tblGrid>
      <w:tr w:rsidR="00500C7E" w:rsidRPr="00500C7E" w:rsidTr="00A84D0B">
        <w:tc>
          <w:tcPr>
            <w:tcW w:w="670" w:type="dxa"/>
          </w:tcPr>
          <w:p w:rsidR="00AA5DAF" w:rsidRPr="00500C7E" w:rsidRDefault="00AA5DAF" w:rsidP="00F23B89">
            <w:pPr>
              <w:pStyle w:val="ListParagraph"/>
              <w:spacing w:line="288" w:lineRule="auto"/>
              <w:ind w:left="0"/>
              <w:contextualSpacing w:val="0"/>
              <w:jc w:val="center"/>
              <w:rPr>
                <w:b/>
              </w:rPr>
            </w:pPr>
            <w:r w:rsidRPr="00500C7E">
              <w:rPr>
                <w:b/>
              </w:rPr>
              <w:t>STT</w:t>
            </w:r>
          </w:p>
        </w:tc>
        <w:tc>
          <w:tcPr>
            <w:tcW w:w="1310" w:type="dxa"/>
          </w:tcPr>
          <w:p w:rsidR="00AA5DAF" w:rsidRPr="00500C7E" w:rsidRDefault="00AA5DAF" w:rsidP="00F23B89">
            <w:pPr>
              <w:pStyle w:val="ListParagraph"/>
              <w:spacing w:line="288" w:lineRule="auto"/>
              <w:ind w:left="0"/>
              <w:contextualSpacing w:val="0"/>
              <w:jc w:val="center"/>
              <w:rPr>
                <w:b/>
              </w:rPr>
            </w:pPr>
            <w:r w:rsidRPr="00500C7E">
              <w:rPr>
                <w:b/>
              </w:rPr>
              <w:t>Chiều dầy</w:t>
            </w:r>
          </w:p>
          <w:p w:rsidR="00AA5DAF" w:rsidRPr="00500C7E" w:rsidRDefault="00AA5DAF" w:rsidP="00F23B89">
            <w:pPr>
              <w:pStyle w:val="ListParagraph"/>
              <w:spacing w:line="288" w:lineRule="auto"/>
              <w:ind w:left="0"/>
              <w:contextualSpacing w:val="0"/>
              <w:jc w:val="center"/>
              <w:rPr>
                <w:b/>
              </w:rPr>
            </w:pPr>
            <w:r w:rsidRPr="00500C7E">
              <w:rPr>
                <w:b/>
              </w:rPr>
              <w:t>(mm)</w:t>
            </w:r>
          </w:p>
        </w:tc>
        <w:tc>
          <w:tcPr>
            <w:tcW w:w="1440" w:type="dxa"/>
          </w:tcPr>
          <w:p w:rsidR="00AA5DAF" w:rsidRPr="00500C7E" w:rsidRDefault="00AA5DAF" w:rsidP="00F23B89">
            <w:pPr>
              <w:pStyle w:val="ListParagraph"/>
              <w:spacing w:line="288" w:lineRule="auto"/>
              <w:ind w:left="0"/>
              <w:contextualSpacing w:val="0"/>
              <w:jc w:val="center"/>
              <w:rPr>
                <w:b/>
              </w:rPr>
            </w:pPr>
            <w:r w:rsidRPr="00500C7E">
              <w:rPr>
                <w:b/>
              </w:rPr>
              <w:t>Khối lượng Max (kg)</w:t>
            </w:r>
          </w:p>
        </w:tc>
        <w:tc>
          <w:tcPr>
            <w:tcW w:w="1890" w:type="dxa"/>
          </w:tcPr>
          <w:p w:rsidR="00AA5DAF" w:rsidRPr="00500C7E" w:rsidRDefault="00AA5DAF" w:rsidP="00F23B89">
            <w:pPr>
              <w:pStyle w:val="ListParagraph"/>
              <w:spacing w:line="288" w:lineRule="auto"/>
              <w:ind w:left="0"/>
              <w:contextualSpacing w:val="0"/>
              <w:jc w:val="both"/>
              <w:rPr>
                <w:b/>
              </w:rPr>
            </w:pPr>
            <w:r w:rsidRPr="00500C7E">
              <w:rPr>
                <w:b/>
              </w:rPr>
              <w:t xml:space="preserve">Chiều dài x rộng </w:t>
            </w:r>
          </w:p>
          <w:p w:rsidR="00AA5DAF" w:rsidRPr="00500C7E" w:rsidRDefault="00AA5DAF" w:rsidP="00F23B89">
            <w:pPr>
              <w:pStyle w:val="ListParagraph"/>
              <w:spacing w:line="288" w:lineRule="auto"/>
              <w:ind w:left="0"/>
              <w:contextualSpacing w:val="0"/>
              <w:jc w:val="center"/>
              <w:rPr>
                <w:b/>
              </w:rPr>
            </w:pPr>
            <w:r w:rsidRPr="00500C7E">
              <w:rPr>
                <w:b/>
              </w:rPr>
              <w:t>Max (mm)</w:t>
            </w:r>
          </w:p>
        </w:tc>
        <w:tc>
          <w:tcPr>
            <w:tcW w:w="2790" w:type="dxa"/>
          </w:tcPr>
          <w:p w:rsidR="00AA5DAF" w:rsidRPr="00500C7E" w:rsidRDefault="00AA5DAF" w:rsidP="00F23B89">
            <w:pPr>
              <w:pStyle w:val="ListParagraph"/>
              <w:spacing w:line="288" w:lineRule="auto"/>
              <w:ind w:left="0"/>
              <w:contextualSpacing w:val="0"/>
              <w:jc w:val="center"/>
              <w:rPr>
                <w:b/>
              </w:rPr>
            </w:pPr>
            <w:r w:rsidRPr="00500C7E">
              <w:rPr>
                <w:b/>
              </w:rPr>
              <w:t>Bề mặt</w:t>
            </w:r>
          </w:p>
        </w:tc>
        <w:tc>
          <w:tcPr>
            <w:tcW w:w="1252" w:type="dxa"/>
          </w:tcPr>
          <w:p w:rsidR="00AA5DAF" w:rsidRPr="00500C7E" w:rsidRDefault="00AA5DAF" w:rsidP="00F23B89">
            <w:pPr>
              <w:spacing w:line="288" w:lineRule="auto"/>
              <w:jc w:val="center"/>
              <w:rPr>
                <w:b/>
                <w:lang w:val="en-US"/>
              </w:rPr>
            </w:pPr>
            <w:r w:rsidRPr="00500C7E">
              <w:rPr>
                <w:b/>
                <w:lang w:val="en-US"/>
              </w:rPr>
              <w:t>Giá</w:t>
            </w:r>
          </w:p>
          <w:p w:rsidR="00AA5DAF" w:rsidRPr="00500C7E" w:rsidRDefault="00AA5DAF" w:rsidP="00F23B89">
            <w:pPr>
              <w:pStyle w:val="ListParagraph"/>
              <w:spacing w:line="288" w:lineRule="auto"/>
              <w:ind w:left="0"/>
              <w:contextualSpacing w:val="0"/>
              <w:jc w:val="center"/>
              <w:rPr>
                <w:b/>
              </w:rPr>
            </w:pPr>
            <w:r w:rsidRPr="00500C7E">
              <w:rPr>
                <w:b/>
                <w:lang w:val="en-US"/>
              </w:rPr>
              <w:t>(đồng/kg)</w:t>
            </w:r>
          </w:p>
        </w:tc>
      </w:tr>
      <w:tr w:rsidR="00500C7E" w:rsidRPr="00500C7E" w:rsidTr="00A84D0B">
        <w:tc>
          <w:tcPr>
            <w:tcW w:w="670" w:type="dxa"/>
          </w:tcPr>
          <w:p w:rsidR="00AA5DAF" w:rsidRPr="00500C7E" w:rsidRDefault="00AA5DAF" w:rsidP="00F23B89">
            <w:pPr>
              <w:pStyle w:val="ListParagraph"/>
              <w:spacing w:line="288" w:lineRule="auto"/>
              <w:ind w:left="0"/>
              <w:contextualSpacing w:val="0"/>
              <w:jc w:val="center"/>
            </w:pPr>
            <w:r w:rsidRPr="00500C7E">
              <w:t>1</w:t>
            </w:r>
          </w:p>
        </w:tc>
        <w:tc>
          <w:tcPr>
            <w:tcW w:w="1310" w:type="dxa"/>
          </w:tcPr>
          <w:p w:rsidR="00AA5DAF" w:rsidRPr="00500C7E" w:rsidRDefault="00AA5DAF" w:rsidP="00F23B89">
            <w:pPr>
              <w:pStyle w:val="ListParagraph"/>
              <w:spacing w:line="288" w:lineRule="auto"/>
              <w:ind w:left="0"/>
              <w:contextualSpacing w:val="0"/>
              <w:jc w:val="center"/>
            </w:pPr>
            <w:r w:rsidRPr="00500C7E">
              <w:t>≥ 1</w:t>
            </w:r>
          </w:p>
        </w:tc>
        <w:tc>
          <w:tcPr>
            <w:tcW w:w="1440" w:type="dxa"/>
          </w:tcPr>
          <w:p w:rsidR="00AA5DAF" w:rsidRPr="00500C7E" w:rsidRDefault="00AA5DAF" w:rsidP="00F23B89">
            <w:pPr>
              <w:pStyle w:val="ListParagraph"/>
              <w:spacing w:line="288" w:lineRule="auto"/>
              <w:ind w:left="0"/>
              <w:contextualSpacing w:val="0"/>
              <w:jc w:val="center"/>
            </w:pPr>
            <w:r w:rsidRPr="00500C7E">
              <w:t>50</w:t>
            </w:r>
          </w:p>
        </w:tc>
        <w:tc>
          <w:tcPr>
            <w:tcW w:w="1890" w:type="dxa"/>
          </w:tcPr>
          <w:p w:rsidR="00AA5DAF" w:rsidRPr="00500C7E" w:rsidRDefault="001C352E" w:rsidP="00F23B89">
            <w:pPr>
              <w:pStyle w:val="ListParagraph"/>
              <w:spacing w:line="288" w:lineRule="auto"/>
              <w:ind w:left="0"/>
              <w:contextualSpacing w:val="0"/>
              <w:jc w:val="center"/>
            </w:pPr>
            <w:r w:rsidRPr="00500C7E">
              <w:t>15</w:t>
            </w:r>
            <w:r w:rsidR="003902B3" w:rsidRPr="00500C7E">
              <w:t>00x10</w:t>
            </w:r>
            <w:r w:rsidR="00AA5DAF" w:rsidRPr="00500C7E">
              <w:t>00</w:t>
            </w:r>
          </w:p>
        </w:tc>
        <w:tc>
          <w:tcPr>
            <w:tcW w:w="2790" w:type="dxa"/>
          </w:tcPr>
          <w:p w:rsidR="00AA5DAF" w:rsidRPr="00500C7E" w:rsidRDefault="003902B3" w:rsidP="00AA5DAF">
            <w:pPr>
              <w:pStyle w:val="ListParagraph"/>
              <w:numPr>
                <w:ilvl w:val="0"/>
                <w:numId w:val="3"/>
              </w:numPr>
              <w:spacing w:line="288" w:lineRule="auto"/>
              <w:ind w:left="252"/>
              <w:contextualSpacing w:val="0"/>
              <w:jc w:val="both"/>
              <w:rPr>
                <w:lang w:val="en-US"/>
              </w:rPr>
            </w:pPr>
            <w:r w:rsidRPr="00500C7E">
              <w:rPr>
                <w:lang w:val="en-US"/>
              </w:rPr>
              <w:t xml:space="preserve">Sạch, </w:t>
            </w:r>
            <w:r w:rsidRPr="00500C7E">
              <w:t>k</w:t>
            </w:r>
            <w:r w:rsidR="00AA5DAF" w:rsidRPr="00500C7E">
              <w:t>hông bám vẩy gỉ</w:t>
            </w:r>
            <w:r w:rsidR="00AA5DAF" w:rsidRPr="00500C7E">
              <w:rPr>
                <w:lang w:val="en-US"/>
              </w:rPr>
              <w:t>;</w:t>
            </w:r>
          </w:p>
          <w:p w:rsidR="00AA5DAF" w:rsidRPr="00500C7E" w:rsidRDefault="00AA5DAF" w:rsidP="00AA5DAF">
            <w:pPr>
              <w:pStyle w:val="ListParagraph"/>
              <w:numPr>
                <w:ilvl w:val="0"/>
                <w:numId w:val="3"/>
              </w:numPr>
              <w:spacing w:line="288" w:lineRule="auto"/>
              <w:ind w:left="252"/>
              <w:contextualSpacing w:val="0"/>
              <w:jc w:val="both"/>
              <w:rPr>
                <w:lang w:val="en-US"/>
              </w:rPr>
            </w:pPr>
            <w:r w:rsidRPr="00500C7E">
              <w:rPr>
                <w:lang w:val="en-US"/>
              </w:rPr>
              <w:t xml:space="preserve">Không sơn bả matit. </w:t>
            </w:r>
          </w:p>
        </w:tc>
        <w:tc>
          <w:tcPr>
            <w:tcW w:w="1252" w:type="dxa"/>
            <w:vAlign w:val="center"/>
          </w:tcPr>
          <w:p w:rsidR="00AA5DAF" w:rsidRPr="00500C7E" w:rsidRDefault="00AA5DAF" w:rsidP="00F23B89">
            <w:pPr>
              <w:pStyle w:val="ListParagraph"/>
              <w:spacing w:line="288" w:lineRule="auto"/>
              <w:ind w:left="252"/>
              <w:contextualSpacing w:val="0"/>
              <w:jc w:val="both"/>
              <w:rPr>
                <w:lang w:val="en-US"/>
              </w:rPr>
            </w:pPr>
            <w:r w:rsidRPr="00500C7E">
              <w:rPr>
                <w:lang w:val="en-US"/>
              </w:rPr>
              <w:t>-1000</w:t>
            </w:r>
          </w:p>
        </w:tc>
      </w:tr>
    </w:tbl>
    <w:p w:rsidR="00A53ED3" w:rsidRPr="00A53ED3" w:rsidRDefault="00A53ED3" w:rsidP="00A53ED3">
      <w:pPr>
        <w:spacing w:line="288" w:lineRule="auto"/>
        <w:ind w:left="-90"/>
        <w:jc w:val="both"/>
        <w:rPr>
          <w:sz w:val="10"/>
          <w:szCs w:val="10"/>
        </w:rPr>
      </w:pPr>
    </w:p>
    <w:p w:rsidR="00AA5DAF" w:rsidRPr="00500C7E" w:rsidRDefault="00AA5DAF" w:rsidP="00A53ED3">
      <w:pPr>
        <w:spacing w:line="288" w:lineRule="auto"/>
        <w:ind w:left="-90"/>
        <w:jc w:val="both"/>
      </w:pPr>
      <w:r w:rsidRPr="00500C7E">
        <w:t>Phế liệu có kích thước loại 1 nhưng không đạt tiêu chuẩn bề mặt sẽ được đánh sang loại 2.</w:t>
      </w:r>
    </w:p>
    <w:p w:rsidR="00AA5DAF" w:rsidRPr="00500C7E" w:rsidRDefault="00AA5DAF" w:rsidP="00AA5DAF">
      <w:pPr>
        <w:spacing w:line="288" w:lineRule="auto"/>
        <w:jc w:val="both"/>
        <w:rPr>
          <w:b/>
          <w:i/>
          <w:sz w:val="12"/>
          <w:szCs w:val="12"/>
        </w:rPr>
      </w:pPr>
    </w:p>
    <w:p w:rsidR="00AA5DAF" w:rsidRPr="00500C7E" w:rsidRDefault="00AA5DAF" w:rsidP="00A84D0B">
      <w:pPr>
        <w:pStyle w:val="ListParagraph"/>
        <w:numPr>
          <w:ilvl w:val="0"/>
          <w:numId w:val="3"/>
        </w:numPr>
        <w:spacing w:line="288" w:lineRule="auto"/>
        <w:ind w:left="360"/>
        <w:jc w:val="both"/>
        <w:rPr>
          <w:b/>
          <w:i/>
        </w:rPr>
      </w:pPr>
      <w:r w:rsidRPr="00500C7E">
        <w:rPr>
          <w:b/>
          <w:i/>
        </w:rPr>
        <w:t xml:space="preserve">Thép phế liệu loại 3: </w:t>
      </w:r>
      <w:r w:rsidRPr="00500C7E">
        <w:t>Là thép phế liệu đạt các tiêu chí sau:</w:t>
      </w:r>
    </w:p>
    <w:tbl>
      <w:tblPr>
        <w:tblStyle w:val="TableGrid"/>
        <w:tblW w:w="9360" w:type="dxa"/>
        <w:tblInd w:w="-95" w:type="dxa"/>
        <w:tblLook w:val="04A0" w:firstRow="1" w:lastRow="0" w:firstColumn="1" w:lastColumn="0" w:noHBand="0" w:noVBand="1"/>
      </w:tblPr>
      <w:tblGrid>
        <w:gridCol w:w="720"/>
        <w:gridCol w:w="1260"/>
        <w:gridCol w:w="1440"/>
        <w:gridCol w:w="1890"/>
        <w:gridCol w:w="2790"/>
        <w:gridCol w:w="1260"/>
      </w:tblGrid>
      <w:tr w:rsidR="00500C7E" w:rsidRPr="00500C7E" w:rsidTr="00A84D0B">
        <w:tc>
          <w:tcPr>
            <w:tcW w:w="720" w:type="dxa"/>
          </w:tcPr>
          <w:p w:rsidR="00AA5DAF" w:rsidRPr="00500C7E" w:rsidRDefault="00AA5DAF" w:rsidP="00F23B89">
            <w:pPr>
              <w:pStyle w:val="ListParagraph"/>
              <w:spacing w:line="288" w:lineRule="auto"/>
              <w:ind w:left="0"/>
              <w:contextualSpacing w:val="0"/>
              <w:jc w:val="center"/>
              <w:rPr>
                <w:b/>
              </w:rPr>
            </w:pPr>
            <w:r w:rsidRPr="00500C7E">
              <w:rPr>
                <w:b/>
              </w:rPr>
              <w:t>STT</w:t>
            </w:r>
          </w:p>
        </w:tc>
        <w:tc>
          <w:tcPr>
            <w:tcW w:w="1260" w:type="dxa"/>
          </w:tcPr>
          <w:p w:rsidR="00AA5DAF" w:rsidRPr="00500C7E" w:rsidRDefault="00AA5DAF" w:rsidP="00F23B89">
            <w:pPr>
              <w:pStyle w:val="ListParagraph"/>
              <w:spacing w:line="288" w:lineRule="auto"/>
              <w:ind w:left="0"/>
              <w:contextualSpacing w:val="0"/>
              <w:jc w:val="both"/>
              <w:rPr>
                <w:b/>
              </w:rPr>
            </w:pPr>
            <w:r w:rsidRPr="00500C7E">
              <w:rPr>
                <w:b/>
              </w:rPr>
              <w:t>Chiều dầy</w:t>
            </w:r>
          </w:p>
          <w:p w:rsidR="00AA5DAF" w:rsidRPr="00500C7E" w:rsidRDefault="00AA5DAF" w:rsidP="00F23B89">
            <w:pPr>
              <w:pStyle w:val="ListParagraph"/>
              <w:spacing w:line="288" w:lineRule="auto"/>
              <w:ind w:left="0"/>
              <w:contextualSpacing w:val="0"/>
              <w:jc w:val="center"/>
              <w:rPr>
                <w:b/>
              </w:rPr>
            </w:pPr>
            <w:r w:rsidRPr="00500C7E">
              <w:rPr>
                <w:b/>
              </w:rPr>
              <w:t>(mm)</w:t>
            </w:r>
          </w:p>
        </w:tc>
        <w:tc>
          <w:tcPr>
            <w:tcW w:w="1440" w:type="dxa"/>
          </w:tcPr>
          <w:p w:rsidR="00AA5DAF" w:rsidRPr="00500C7E" w:rsidRDefault="00AA5DAF" w:rsidP="00F23B89">
            <w:pPr>
              <w:pStyle w:val="ListParagraph"/>
              <w:spacing w:line="288" w:lineRule="auto"/>
              <w:ind w:left="0"/>
              <w:contextualSpacing w:val="0"/>
              <w:jc w:val="center"/>
              <w:rPr>
                <w:b/>
              </w:rPr>
            </w:pPr>
            <w:r w:rsidRPr="00500C7E">
              <w:rPr>
                <w:b/>
              </w:rPr>
              <w:t>Khối lượng Max (kg)</w:t>
            </w:r>
          </w:p>
        </w:tc>
        <w:tc>
          <w:tcPr>
            <w:tcW w:w="1890" w:type="dxa"/>
          </w:tcPr>
          <w:p w:rsidR="00AA5DAF" w:rsidRPr="00500C7E" w:rsidRDefault="00AA5DAF" w:rsidP="00F23B89">
            <w:pPr>
              <w:pStyle w:val="ListParagraph"/>
              <w:spacing w:line="288" w:lineRule="auto"/>
              <w:ind w:left="0"/>
              <w:contextualSpacing w:val="0"/>
              <w:jc w:val="both"/>
              <w:rPr>
                <w:b/>
              </w:rPr>
            </w:pPr>
            <w:r w:rsidRPr="00500C7E">
              <w:rPr>
                <w:b/>
              </w:rPr>
              <w:t xml:space="preserve">Chiều dài x rộng </w:t>
            </w:r>
          </w:p>
          <w:p w:rsidR="00AA5DAF" w:rsidRPr="00500C7E" w:rsidRDefault="00AA5DAF" w:rsidP="00F23B89">
            <w:pPr>
              <w:pStyle w:val="ListParagraph"/>
              <w:spacing w:line="288" w:lineRule="auto"/>
              <w:ind w:left="0"/>
              <w:contextualSpacing w:val="0"/>
              <w:jc w:val="center"/>
              <w:rPr>
                <w:b/>
              </w:rPr>
            </w:pPr>
            <w:r w:rsidRPr="00500C7E">
              <w:rPr>
                <w:b/>
              </w:rPr>
              <w:t>Max (mm)</w:t>
            </w:r>
          </w:p>
        </w:tc>
        <w:tc>
          <w:tcPr>
            <w:tcW w:w="2790" w:type="dxa"/>
          </w:tcPr>
          <w:p w:rsidR="00AA5DAF" w:rsidRPr="00500C7E" w:rsidRDefault="00AA5DAF" w:rsidP="00F23B89">
            <w:pPr>
              <w:pStyle w:val="ListParagraph"/>
              <w:spacing w:line="288" w:lineRule="auto"/>
              <w:ind w:left="0"/>
              <w:contextualSpacing w:val="0"/>
              <w:jc w:val="center"/>
              <w:rPr>
                <w:b/>
              </w:rPr>
            </w:pPr>
            <w:r w:rsidRPr="00500C7E">
              <w:rPr>
                <w:b/>
              </w:rPr>
              <w:t>Bề mặt</w:t>
            </w:r>
          </w:p>
        </w:tc>
        <w:tc>
          <w:tcPr>
            <w:tcW w:w="1260" w:type="dxa"/>
          </w:tcPr>
          <w:p w:rsidR="00AA5DAF" w:rsidRPr="00500C7E" w:rsidRDefault="00AA5DAF" w:rsidP="00F23B89">
            <w:pPr>
              <w:spacing w:line="288" w:lineRule="auto"/>
              <w:jc w:val="center"/>
              <w:rPr>
                <w:b/>
                <w:lang w:val="en-US"/>
              </w:rPr>
            </w:pPr>
            <w:r w:rsidRPr="00500C7E">
              <w:rPr>
                <w:b/>
                <w:lang w:val="en-US"/>
              </w:rPr>
              <w:t>Giá</w:t>
            </w:r>
          </w:p>
          <w:p w:rsidR="00AA5DAF" w:rsidRPr="00500C7E" w:rsidRDefault="00AA5DAF" w:rsidP="00F23B89">
            <w:pPr>
              <w:pStyle w:val="ListParagraph"/>
              <w:spacing w:line="288" w:lineRule="auto"/>
              <w:ind w:left="0"/>
              <w:contextualSpacing w:val="0"/>
              <w:jc w:val="center"/>
              <w:rPr>
                <w:b/>
              </w:rPr>
            </w:pPr>
            <w:r w:rsidRPr="00500C7E">
              <w:rPr>
                <w:b/>
                <w:lang w:val="en-US"/>
              </w:rPr>
              <w:t>(đồng/kg)</w:t>
            </w:r>
          </w:p>
        </w:tc>
      </w:tr>
      <w:tr w:rsidR="00500C7E" w:rsidRPr="00500C7E" w:rsidTr="00A84D0B">
        <w:tc>
          <w:tcPr>
            <w:tcW w:w="720" w:type="dxa"/>
          </w:tcPr>
          <w:p w:rsidR="00AA5DAF" w:rsidRPr="00500C7E" w:rsidRDefault="00AA5DAF" w:rsidP="00F23B89">
            <w:pPr>
              <w:pStyle w:val="ListParagraph"/>
              <w:spacing w:line="288" w:lineRule="auto"/>
              <w:ind w:left="0"/>
              <w:contextualSpacing w:val="0"/>
              <w:jc w:val="center"/>
            </w:pPr>
            <w:r w:rsidRPr="00500C7E">
              <w:t>1</w:t>
            </w:r>
          </w:p>
        </w:tc>
        <w:tc>
          <w:tcPr>
            <w:tcW w:w="1260" w:type="dxa"/>
          </w:tcPr>
          <w:p w:rsidR="00AA5DAF" w:rsidRPr="00500C7E" w:rsidRDefault="00AA5DAF" w:rsidP="00F23B89">
            <w:pPr>
              <w:pStyle w:val="ListParagraph"/>
              <w:spacing w:line="288" w:lineRule="auto"/>
              <w:ind w:left="0"/>
              <w:contextualSpacing w:val="0"/>
              <w:jc w:val="center"/>
            </w:pPr>
            <w:r w:rsidRPr="00500C7E">
              <w:t>&lt; 1</w:t>
            </w:r>
          </w:p>
        </w:tc>
        <w:tc>
          <w:tcPr>
            <w:tcW w:w="1440" w:type="dxa"/>
          </w:tcPr>
          <w:p w:rsidR="00AA5DAF" w:rsidRPr="00500C7E" w:rsidRDefault="00AA5DAF" w:rsidP="00F23B89">
            <w:pPr>
              <w:pStyle w:val="ListParagraph"/>
              <w:spacing w:line="288" w:lineRule="auto"/>
              <w:ind w:left="0"/>
              <w:contextualSpacing w:val="0"/>
              <w:jc w:val="center"/>
            </w:pPr>
          </w:p>
        </w:tc>
        <w:tc>
          <w:tcPr>
            <w:tcW w:w="1890" w:type="dxa"/>
          </w:tcPr>
          <w:p w:rsidR="00AA5DAF" w:rsidRPr="00500C7E" w:rsidRDefault="001C352E" w:rsidP="00F23B89">
            <w:pPr>
              <w:pStyle w:val="ListParagraph"/>
              <w:spacing w:line="288" w:lineRule="auto"/>
              <w:ind w:left="0"/>
              <w:contextualSpacing w:val="0"/>
              <w:jc w:val="center"/>
            </w:pPr>
            <w:r w:rsidRPr="00500C7E">
              <w:t>15</w:t>
            </w:r>
            <w:r w:rsidR="003902B3" w:rsidRPr="00500C7E">
              <w:t>00x10</w:t>
            </w:r>
            <w:r w:rsidR="00AA5DAF" w:rsidRPr="00500C7E">
              <w:t>00</w:t>
            </w:r>
          </w:p>
        </w:tc>
        <w:tc>
          <w:tcPr>
            <w:tcW w:w="2790" w:type="dxa"/>
          </w:tcPr>
          <w:p w:rsidR="00AA5DAF" w:rsidRPr="00500C7E" w:rsidRDefault="003902B3" w:rsidP="00AA5DAF">
            <w:pPr>
              <w:pStyle w:val="ListParagraph"/>
              <w:numPr>
                <w:ilvl w:val="0"/>
                <w:numId w:val="3"/>
              </w:numPr>
              <w:spacing w:line="288" w:lineRule="auto"/>
              <w:ind w:left="252"/>
              <w:contextualSpacing w:val="0"/>
              <w:jc w:val="both"/>
              <w:rPr>
                <w:lang w:val="en-US"/>
              </w:rPr>
            </w:pPr>
            <w:r w:rsidRPr="00500C7E">
              <w:rPr>
                <w:lang w:val="en-US"/>
              </w:rPr>
              <w:t xml:space="preserve">Sạch, </w:t>
            </w:r>
            <w:r w:rsidRPr="00500C7E">
              <w:t>k</w:t>
            </w:r>
            <w:r w:rsidR="00AA5DAF" w:rsidRPr="00500C7E">
              <w:t>hông bám vẩy gỉ</w:t>
            </w:r>
            <w:r w:rsidR="00AA5DAF" w:rsidRPr="00500C7E">
              <w:rPr>
                <w:lang w:val="en-US"/>
              </w:rPr>
              <w:t>;</w:t>
            </w:r>
          </w:p>
          <w:p w:rsidR="00AA5DAF" w:rsidRPr="00500C7E" w:rsidRDefault="00AA5DAF" w:rsidP="00AA5DAF">
            <w:pPr>
              <w:pStyle w:val="ListParagraph"/>
              <w:numPr>
                <w:ilvl w:val="0"/>
                <w:numId w:val="3"/>
              </w:numPr>
              <w:spacing w:line="288" w:lineRule="auto"/>
              <w:ind w:left="252"/>
              <w:contextualSpacing w:val="0"/>
              <w:jc w:val="both"/>
              <w:rPr>
                <w:lang w:val="en-US"/>
              </w:rPr>
            </w:pPr>
            <w:r w:rsidRPr="00500C7E">
              <w:rPr>
                <w:lang w:val="en-US"/>
              </w:rPr>
              <w:t>Không sơn bả matit.</w:t>
            </w:r>
          </w:p>
        </w:tc>
        <w:tc>
          <w:tcPr>
            <w:tcW w:w="1260" w:type="dxa"/>
            <w:vAlign w:val="center"/>
          </w:tcPr>
          <w:p w:rsidR="00AA5DAF" w:rsidRPr="00500C7E" w:rsidRDefault="00AA5DAF" w:rsidP="00F23B89">
            <w:pPr>
              <w:spacing w:line="288" w:lineRule="auto"/>
              <w:ind w:left="-108"/>
              <w:jc w:val="center"/>
            </w:pPr>
            <w:r w:rsidRPr="00500C7E">
              <w:rPr>
                <w:lang w:val="en-US"/>
              </w:rPr>
              <w:t>-4000</w:t>
            </w:r>
          </w:p>
        </w:tc>
      </w:tr>
    </w:tbl>
    <w:p w:rsidR="00AA5DAF" w:rsidRPr="00500C7E" w:rsidRDefault="00AA5DAF" w:rsidP="00AA5DAF">
      <w:pPr>
        <w:spacing w:line="288" w:lineRule="auto"/>
        <w:jc w:val="both"/>
      </w:pPr>
    </w:p>
    <w:p w:rsidR="00AA5DAF" w:rsidRPr="00500C7E" w:rsidRDefault="00AA5DAF" w:rsidP="00A84D0B">
      <w:pPr>
        <w:pStyle w:val="ListParagraph"/>
        <w:numPr>
          <w:ilvl w:val="0"/>
          <w:numId w:val="3"/>
        </w:numPr>
        <w:spacing w:line="288" w:lineRule="auto"/>
        <w:ind w:left="360"/>
        <w:jc w:val="both"/>
        <w:rPr>
          <w:b/>
          <w:i/>
        </w:rPr>
      </w:pPr>
      <w:r w:rsidRPr="00500C7E">
        <w:rPr>
          <w:b/>
          <w:i/>
        </w:rPr>
        <w:t xml:space="preserve">Thép phế liệu ngoại cỡ: </w:t>
      </w:r>
      <w:r w:rsidRPr="00500C7E">
        <w:t>Là Thép phế liệu nhưng không đạt một trong các tiêu chí về chiều dài, chiều rộng hoặc khối lượng như:</w:t>
      </w:r>
    </w:p>
    <w:tbl>
      <w:tblPr>
        <w:tblStyle w:val="TableGrid"/>
        <w:tblW w:w="9360" w:type="dxa"/>
        <w:tblInd w:w="-95" w:type="dxa"/>
        <w:tblLook w:val="04A0" w:firstRow="1" w:lastRow="0" w:firstColumn="1" w:lastColumn="0" w:noHBand="0" w:noVBand="1"/>
      </w:tblPr>
      <w:tblGrid>
        <w:gridCol w:w="720"/>
        <w:gridCol w:w="2430"/>
        <w:gridCol w:w="2160"/>
        <w:gridCol w:w="2790"/>
        <w:gridCol w:w="1260"/>
      </w:tblGrid>
      <w:tr w:rsidR="00500C7E" w:rsidRPr="00500C7E" w:rsidTr="00A84D0B">
        <w:tc>
          <w:tcPr>
            <w:tcW w:w="720" w:type="dxa"/>
          </w:tcPr>
          <w:p w:rsidR="00AA5DAF" w:rsidRPr="00500C7E" w:rsidRDefault="00AA5DAF" w:rsidP="00F23B89">
            <w:pPr>
              <w:spacing w:line="288" w:lineRule="auto"/>
              <w:jc w:val="both"/>
              <w:rPr>
                <w:b/>
                <w:lang w:val="en-US"/>
              </w:rPr>
            </w:pPr>
            <w:r w:rsidRPr="00500C7E">
              <w:rPr>
                <w:b/>
                <w:lang w:val="en-US"/>
              </w:rPr>
              <w:t>STT</w:t>
            </w:r>
          </w:p>
        </w:tc>
        <w:tc>
          <w:tcPr>
            <w:tcW w:w="2430" w:type="dxa"/>
          </w:tcPr>
          <w:p w:rsidR="00AA5DAF" w:rsidRPr="00500C7E" w:rsidRDefault="00AA5DAF" w:rsidP="00F23B89">
            <w:pPr>
              <w:spacing w:line="288" w:lineRule="auto"/>
              <w:jc w:val="center"/>
              <w:rPr>
                <w:b/>
                <w:lang w:val="en-US"/>
              </w:rPr>
            </w:pPr>
            <w:r w:rsidRPr="00500C7E">
              <w:rPr>
                <w:b/>
                <w:lang w:val="en-US"/>
              </w:rPr>
              <w:t>Khối lượng</w:t>
            </w:r>
          </w:p>
          <w:p w:rsidR="00AA5DAF" w:rsidRPr="00500C7E" w:rsidRDefault="00AA5DAF" w:rsidP="00F23B89">
            <w:pPr>
              <w:spacing w:line="288" w:lineRule="auto"/>
              <w:jc w:val="center"/>
              <w:rPr>
                <w:b/>
                <w:lang w:val="en-US"/>
              </w:rPr>
            </w:pPr>
            <w:r w:rsidRPr="00500C7E">
              <w:rPr>
                <w:b/>
                <w:lang w:val="en-US"/>
              </w:rPr>
              <w:t xml:space="preserve"> (kg)</w:t>
            </w:r>
          </w:p>
        </w:tc>
        <w:tc>
          <w:tcPr>
            <w:tcW w:w="2160" w:type="dxa"/>
          </w:tcPr>
          <w:p w:rsidR="00AA5DAF" w:rsidRPr="00500C7E" w:rsidRDefault="00AA5DAF" w:rsidP="00F23B89">
            <w:pPr>
              <w:spacing w:line="288" w:lineRule="auto"/>
              <w:jc w:val="both"/>
              <w:rPr>
                <w:b/>
                <w:lang w:val="en-US"/>
              </w:rPr>
            </w:pPr>
            <w:r w:rsidRPr="00500C7E">
              <w:rPr>
                <w:b/>
                <w:lang w:val="en-US"/>
              </w:rPr>
              <w:t>Kích thước 1 chiều</w:t>
            </w:r>
          </w:p>
          <w:p w:rsidR="00AA5DAF" w:rsidRPr="00500C7E" w:rsidRDefault="00AA5DAF" w:rsidP="00F23B89">
            <w:pPr>
              <w:spacing w:line="288" w:lineRule="auto"/>
              <w:jc w:val="center"/>
              <w:rPr>
                <w:b/>
                <w:lang w:val="en-US"/>
              </w:rPr>
            </w:pPr>
            <w:r w:rsidRPr="00500C7E">
              <w:rPr>
                <w:b/>
                <w:lang w:val="en-US"/>
              </w:rPr>
              <w:t>(mm)</w:t>
            </w:r>
          </w:p>
        </w:tc>
        <w:tc>
          <w:tcPr>
            <w:tcW w:w="2790" w:type="dxa"/>
          </w:tcPr>
          <w:p w:rsidR="00AA5DAF" w:rsidRPr="00500C7E" w:rsidRDefault="00AA5DAF" w:rsidP="00F23B89">
            <w:pPr>
              <w:spacing w:line="288" w:lineRule="auto"/>
              <w:jc w:val="both"/>
              <w:rPr>
                <w:b/>
                <w:lang w:val="en-US"/>
              </w:rPr>
            </w:pPr>
            <w:r w:rsidRPr="00500C7E">
              <w:rPr>
                <w:b/>
                <w:lang w:val="en-US"/>
              </w:rPr>
              <w:t>Tổng kích thước 2 chiều</w:t>
            </w:r>
          </w:p>
          <w:p w:rsidR="00AA5DAF" w:rsidRPr="00500C7E" w:rsidRDefault="00AA5DAF" w:rsidP="00F23B89">
            <w:pPr>
              <w:spacing w:line="288" w:lineRule="auto"/>
              <w:jc w:val="center"/>
              <w:rPr>
                <w:b/>
                <w:lang w:val="en-US"/>
              </w:rPr>
            </w:pPr>
            <w:r w:rsidRPr="00500C7E">
              <w:rPr>
                <w:b/>
                <w:lang w:val="en-US"/>
              </w:rPr>
              <w:t>(mm)</w:t>
            </w:r>
          </w:p>
        </w:tc>
        <w:tc>
          <w:tcPr>
            <w:tcW w:w="1260" w:type="dxa"/>
            <w:tcBorders>
              <w:bottom w:val="single" w:sz="4" w:space="0" w:color="auto"/>
            </w:tcBorders>
          </w:tcPr>
          <w:p w:rsidR="00AA5DAF" w:rsidRPr="00500C7E" w:rsidRDefault="00AA5DAF" w:rsidP="00F23B89">
            <w:pPr>
              <w:spacing w:line="288" w:lineRule="auto"/>
              <w:jc w:val="center"/>
              <w:rPr>
                <w:b/>
                <w:lang w:val="en-US"/>
              </w:rPr>
            </w:pPr>
            <w:r w:rsidRPr="00500C7E">
              <w:rPr>
                <w:b/>
                <w:lang w:val="en-US"/>
              </w:rPr>
              <w:t>Giá</w:t>
            </w:r>
          </w:p>
          <w:p w:rsidR="00AA5DAF" w:rsidRPr="00500C7E" w:rsidRDefault="00AA5DAF" w:rsidP="00F23B89">
            <w:pPr>
              <w:spacing w:line="288" w:lineRule="auto"/>
              <w:jc w:val="both"/>
              <w:rPr>
                <w:b/>
                <w:lang w:val="en-US"/>
              </w:rPr>
            </w:pPr>
            <w:r w:rsidRPr="00500C7E">
              <w:rPr>
                <w:b/>
                <w:lang w:val="en-US"/>
              </w:rPr>
              <w:t>(đồng/kg)</w:t>
            </w:r>
          </w:p>
        </w:tc>
      </w:tr>
      <w:tr w:rsidR="00500C7E" w:rsidRPr="00500C7E" w:rsidTr="00A84D0B">
        <w:tc>
          <w:tcPr>
            <w:tcW w:w="720" w:type="dxa"/>
          </w:tcPr>
          <w:p w:rsidR="00AA5DAF" w:rsidRPr="00500C7E" w:rsidRDefault="00AA5DAF" w:rsidP="00F23B89">
            <w:pPr>
              <w:spacing w:line="288" w:lineRule="auto"/>
              <w:jc w:val="center"/>
              <w:rPr>
                <w:lang w:val="en-US"/>
              </w:rPr>
            </w:pPr>
            <w:r w:rsidRPr="00500C7E">
              <w:rPr>
                <w:lang w:val="en-US"/>
              </w:rPr>
              <w:t>1</w:t>
            </w:r>
          </w:p>
        </w:tc>
        <w:tc>
          <w:tcPr>
            <w:tcW w:w="2430" w:type="dxa"/>
          </w:tcPr>
          <w:p w:rsidR="00AA5DAF" w:rsidRPr="00500C7E" w:rsidRDefault="00AA5DAF" w:rsidP="00F23B89">
            <w:pPr>
              <w:spacing w:line="288" w:lineRule="auto"/>
              <w:ind w:left="-108"/>
              <w:jc w:val="both"/>
              <w:rPr>
                <w:lang w:val="en-US"/>
              </w:rPr>
            </w:pPr>
            <w:r w:rsidRPr="00500C7E">
              <w:rPr>
                <w:lang w:val="en-US"/>
              </w:rPr>
              <w:t>&gt;1000 (trừ phế ép bánh)</w:t>
            </w:r>
          </w:p>
        </w:tc>
        <w:tc>
          <w:tcPr>
            <w:tcW w:w="2160" w:type="dxa"/>
          </w:tcPr>
          <w:p w:rsidR="00AA5DAF" w:rsidRPr="00500C7E" w:rsidRDefault="00AA5DAF" w:rsidP="00F23B89">
            <w:pPr>
              <w:spacing w:line="288" w:lineRule="auto"/>
              <w:jc w:val="both"/>
              <w:rPr>
                <w:b/>
                <w:i/>
                <w:lang w:val="en-US"/>
              </w:rPr>
            </w:pPr>
          </w:p>
        </w:tc>
        <w:tc>
          <w:tcPr>
            <w:tcW w:w="2790" w:type="dxa"/>
          </w:tcPr>
          <w:p w:rsidR="00AA5DAF" w:rsidRPr="00500C7E" w:rsidRDefault="00AA5DAF" w:rsidP="00F23B89">
            <w:pPr>
              <w:spacing w:line="288" w:lineRule="auto"/>
              <w:jc w:val="both"/>
              <w:rPr>
                <w:b/>
                <w:i/>
                <w:lang w:val="en-US"/>
              </w:rPr>
            </w:pPr>
          </w:p>
        </w:tc>
        <w:tc>
          <w:tcPr>
            <w:tcW w:w="1260" w:type="dxa"/>
            <w:vMerge w:val="restart"/>
            <w:tcBorders>
              <w:bottom w:val="single" w:sz="4" w:space="0" w:color="auto"/>
            </w:tcBorders>
            <w:vAlign w:val="center"/>
          </w:tcPr>
          <w:p w:rsidR="00AA5DAF" w:rsidRPr="00500C7E" w:rsidRDefault="00AA5DAF" w:rsidP="00F23B89">
            <w:pPr>
              <w:spacing w:line="288" w:lineRule="auto"/>
              <w:jc w:val="center"/>
              <w:rPr>
                <w:b/>
                <w:lang w:val="en-US"/>
              </w:rPr>
            </w:pPr>
            <w:r w:rsidRPr="00500C7E">
              <w:rPr>
                <w:b/>
                <w:lang w:val="en-US"/>
              </w:rPr>
              <w:t>-</w:t>
            </w:r>
            <w:r w:rsidRPr="00500C7E">
              <w:rPr>
                <w:lang w:val="en-US"/>
              </w:rPr>
              <w:t>500</w:t>
            </w:r>
          </w:p>
        </w:tc>
      </w:tr>
      <w:tr w:rsidR="00500C7E" w:rsidRPr="00500C7E" w:rsidTr="00A84D0B">
        <w:tc>
          <w:tcPr>
            <w:tcW w:w="720" w:type="dxa"/>
          </w:tcPr>
          <w:p w:rsidR="00AA5DAF" w:rsidRPr="00500C7E" w:rsidRDefault="00AA5DAF" w:rsidP="00F23B89">
            <w:pPr>
              <w:spacing w:line="288" w:lineRule="auto"/>
              <w:jc w:val="center"/>
              <w:rPr>
                <w:lang w:val="en-US"/>
              </w:rPr>
            </w:pPr>
            <w:r w:rsidRPr="00500C7E">
              <w:rPr>
                <w:lang w:val="en-US"/>
              </w:rPr>
              <w:t>2</w:t>
            </w:r>
          </w:p>
        </w:tc>
        <w:tc>
          <w:tcPr>
            <w:tcW w:w="2430" w:type="dxa"/>
          </w:tcPr>
          <w:p w:rsidR="00AA5DAF" w:rsidRPr="00500C7E" w:rsidRDefault="00AA5DAF" w:rsidP="00F23B89">
            <w:pPr>
              <w:spacing w:line="288" w:lineRule="auto"/>
              <w:jc w:val="both"/>
              <w:rPr>
                <w:b/>
                <w:i/>
                <w:lang w:val="en-US"/>
              </w:rPr>
            </w:pPr>
          </w:p>
        </w:tc>
        <w:tc>
          <w:tcPr>
            <w:tcW w:w="2160" w:type="dxa"/>
          </w:tcPr>
          <w:p w:rsidR="00AA5DAF" w:rsidRPr="00500C7E" w:rsidRDefault="001C352E" w:rsidP="00F23B89">
            <w:pPr>
              <w:spacing w:line="288" w:lineRule="auto"/>
              <w:jc w:val="center"/>
              <w:rPr>
                <w:lang w:val="en-US"/>
              </w:rPr>
            </w:pPr>
            <w:r w:rsidRPr="00500C7E">
              <w:rPr>
                <w:lang w:val="en-US"/>
              </w:rPr>
              <w:t>&gt;15</w:t>
            </w:r>
            <w:r w:rsidR="00AA5DAF" w:rsidRPr="00500C7E">
              <w:rPr>
                <w:lang w:val="en-US"/>
              </w:rPr>
              <w:t>00</w:t>
            </w:r>
          </w:p>
        </w:tc>
        <w:tc>
          <w:tcPr>
            <w:tcW w:w="2790" w:type="dxa"/>
          </w:tcPr>
          <w:p w:rsidR="00AA5DAF" w:rsidRPr="00500C7E" w:rsidRDefault="00AA5DAF" w:rsidP="00F23B89">
            <w:pPr>
              <w:spacing w:line="288" w:lineRule="auto"/>
              <w:jc w:val="both"/>
              <w:rPr>
                <w:b/>
                <w:i/>
                <w:lang w:val="en-US"/>
              </w:rPr>
            </w:pPr>
          </w:p>
        </w:tc>
        <w:tc>
          <w:tcPr>
            <w:tcW w:w="1260" w:type="dxa"/>
            <w:vMerge/>
            <w:tcBorders>
              <w:bottom w:val="single" w:sz="4" w:space="0" w:color="auto"/>
            </w:tcBorders>
          </w:tcPr>
          <w:p w:rsidR="00AA5DAF" w:rsidRPr="00500C7E" w:rsidRDefault="00AA5DAF" w:rsidP="00F23B89">
            <w:pPr>
              <w:spacing w:line="288" w:lineRule="auto"/>
              <w:jc w:val="center"/>
              <w:rPr>
                <w:b/>
                <w:lang w:val="en-US"/>
              </w:rPr>
            </w:pPr>
          </w:p>
        </w:tc>
      </w:tr>
      <w:tr w:rsidR="00500C7E" w:rsidRPr="00500C7E" w:rsidTr="00A84D0B">
        <w:tc>
          <w:tcPr>
            <w:tcW w:w="720" w:type="dxa"/>
          </w:tcPr>
          <w:p w:rsidR="00AA5DAF" w:rsidRPr="00500C7E" w:rsidRDefault="00AA5DAF" w:rsidP="00F23B89">
            <w:pPr>
              <w:spacing w:line="288" w:lineRule="auto"/>
              <w:jc w:val="center"/>
              <w:rPr>
                <w:lang w:val="en-US"/>
              </w:rPr>
            </w:pPr>
            <w:r w:rsidRPr="00500C7E">
              <w:rPr>
                <w:lang w:val="en-US"/>
              </w:rPr>
              <w:t>3</w:t>
            </w:r>
          </w:p>
        </w:tc>
        <w:tc>
          <w:tcPr>
            <w:tcW w:w="2430" w:type="dxa"/>
          </w:tcPr>
          <w:p w:rsidR="00AA5DAF" w:rsidRPr="00500C7E" w:rsidRDefault="00AA5DAF" w:rsidP="00F23B89">
            <w:pPr>
              <w:spacing w:line="288" w:lineRule="auto"/>
              <w:jc w:val="both"/>
              <w:rPr>
                <w:b/>
                <w:i/>
                <w:lang w:val="en-US"/>
              </w:rPr>
            </w:pPr>
          </w:p>
        </w:tc>
        <w:tc>
          <w:tcPr>
            <w:tcW w:w="2160" w:type="dxa"/>
          </w:tcPr>
          <w:p w:rsidR="00AA5DAF" w:rsidRPr="00500C7E" w:rsidRDefault="00AA5DAF" w:rsidP="00F23B89">
            <w:pPr>
              <w:spacing w:line="288" w:lineRule="auto"/>
              <w:jc w:val="both"/>
              <w:rPr>
                <w:b/>
                <w:i/>
                <w:lang w:val="en-US"/>
              </w:rPr>
            </w:pPr>
          </w:p>
        </w:tc>
        <w:tc>
          <w:tcPr>
            <w:tcW w:w="2790" w:type="dxa"/>
          </w:tcPr>
          <w:p w:rsidR="00AA5DAF" w:rsidRPr="00500C7E" w:rsidRDefault="003902B3" w:rsidP="00F23B89">
            <w:pPr>
              <w:spacing w:line="288" w:lineRule="auto"/>
              <w:jc w:val="center"/>
              <w:rPr>
                <w:lang w:val="en-US"/>
              </w:rPr>
            </w:pPr>
            <w:r w:rsidRPr="00500C7E">
              <w:rPr>
                <w:lang w:val="en-US"/>
              </w:rPr>
              <w:t>&gt;25</w:t>
            </w:r>
            <w:r w:rsidR="00AA5DAF" w:rsidRPr="00500C7E">
              <w:rPr>
                <w:lang w:val="en-US"/>
              </w:rPr>
              <w:t>00</w:t>
            </w:r>
          </w:p>
        </w:tc>
        <w:tc>
          <w:tcPr>
            <w:tcW w:w="1260" w:type="dxa"/>
            <w:vMerge/>
            <w:tcBorders>
              <w:bottom w:val="single" w:sz="4" w:space="0" w:color="auto"/>
            </w:tcBorders>
          </w:tcPr>
          <w:p w:rsidR="00AA5DAF" w:rsidRPr="00500C7E" w:rsidRDefault="00AA5DAF" w:rsidP="00F23B89">
            <w:pPr>
              <w:spacing w:line="288" w:lineRule="auto"/>
              <w:jc w:val="center"/>
              <w:rPr>
                <w:b/>
                <w:lang w:val="en-US"/>
              </w:rPr>
            </w:pPr>
          </w:p>
        </w:tc>
      </w:tr>
    </w:tbl>
    <w:p w:rsidR="00FE628F" w:rsidRDefault="00FE628F" w:rsidP="008816D8">
      <w:pPr>
        <w:tabs>
          <w:tab w:val="left" w:pos="527"/>
        </w:tabs>
        <w:spacing w:before="120"/>
        <w:jc w:val="both"/>
        <w:rPr>
          <w:b/>
          <w:bCs/>
          <w:sz w:val="26"/>
          <w:szCs w:val="26"/>
          <w:lang w:val="fr-CA"/>
        </w:rPr>
      </w:pPr>
    </w:p>
    <w:p w:rsidR="00AA5DAF" w:rsidRPr="00500C7E" w:rsidRDefault="00055E85" w:rsidP="008816D8">
      <w:pPr>
        <w:tabs>
          <w:tab w:val="left" w:pos="527"/>
        </w:tabs>
        <w:spacing w:before="120"/>
        <w:jc w:val="both"/>
        <w:rPr>
          <w:b/>
          <w:bCs/>
          <w:sz w:val="26"/>
          <w:szCs w:val="26"/>
          <w:lang w:val="fr-CA"/>
        </w:rPr>
      </w:pPr>
      <w:r w:rsidRPr="00500C7E">
        <w:rPr>
          <w:b/>
          <w:bCs/>
          <w:sz w:val="26"/>
          <w:szCs w:val="26"/>
          <w:lang w:val="fr-CA"/>
        </w:rPr>
        <w:t>Trọng</w:t>
      </w:r>
      <w:r w:rsidR="008816D8" w:rsidRPr="00500C7E">
        <w:rPr>
          <w:b/>
          <w:bCs/>
          <w:sz w:val="26"/>
          <w:szCs w:val="26"/>
          <w:lang w:val="fr-CA"/>
        </w:rPr>
        <w:t xml:space="preserve"> lượng : …………….</w:t>
      </w:r>
      <w:r w:rsidRPr="00500C7E">
        <w:rPr>
          <w:b/>
          <w:bCs/>
          <w:sz w:val="26"/>
          <w:szCs w:val="26"/>
          <w:lang w:val="fr-CA"/>
        </w:rPr>
        <w:t xml:space="preserve"> </w:t>
      </w:r>
      <w:r w:rsidR="008816D8" w:rsidRPr="00500C7E">
        <w:rPr>
          <w:b/>
          <w:bCs/>
          <w:sz w:val="26"/>
          <w:szCs w:val="26"/>
          <w:lang w:val="fr-CA"/>
        </w:rPr>
        <w:t>kg</w:t>
      </w:r>
    </w:p>
    <w:p w:rsidR="000D2339" w:rsidRPr="00500C7E" w:rsidRDefault="000D2339" w:rsidP="000D2339">
      <w:pPr>
        <w:spacing w:before="120"/>
        <w:jc w:val="both"/>
        <w:rPr>
          <w:b/>
          <w:bCs/>
          <w:i/>
          <w:iCs/>
          <w:sz w:val="26"/>
          <w:szCs w:val="26"/>
          <w:u w:val="single"/>
          <w:lang w:val="fr-CA"/>
        </w:rPr>
      </w:pPr>
      <w:r w:rsidRPr="00500C7E">
        <w:rPr>
          <w:b/>
          <w:bCs/>
          <w:sz w:val="26"/>
          <w:szCs w:val="26"/>
          <w:lang w:val="fr-CA"/>
        </w:rPr>
        <w:t>Tổng trị giá hợp đồng tạm tính:</w:t>
      </w:r>
      <w:r w:rsidRPr="00500C7E">
        <w:rPr>
          <w:rFonts w:ascii="Arial" w:hAnsi="Arial" w:cs="Arial"/>
          <w:b/>
          <w:bCs/>
          <w:sz w:val="26"/>
          <w:szCs w:val="26"/>
          <w:lang w:val="fr-CA"/>
        </w:rPr>
        <w:t xml:space="preserve"> </w:t>
      </w:r>
      <w:r w:rsidR="00DD5189" w:rsidRPr="00500C7E">
        <w:rPr>
          <w:rFonts w:ascii="Arial" w:hAnsi="Arial" w:cs="Arial"/>
          <w:b/>
          <w:bCs/>
          <w:sz w:val="26"/>
          <w:szCs w:val="26"/>
          <w:lang w:val="fr-CA"/>
        </w:rPr>
        <w:t>……………..</w:t>
      </w:r>
      <w:r w:rsidRPr="00500C7E">
        <w:rPr>
          <w:b/>
          <w:sz w:val="26"/>
          <w:szCs w:val="26"/>
          <w:lang w:val="fr-CA"/>
        </w:rPr>
        <w:t xml:space="preserve"> VN</w:t>
      </w:r>
      <w:r w:rsidRPr="00500C7E">
        <w:rPr>
          <w:b/>
          <w:bCs/>
          <w:iCs/>
          <w:sz w:val="26"/>
          <w:szCs w:val="26"/>
          <w:lang w:val="fr-CA"/>
        </w:rPr>
        <w:t>Đ</w:t>
      </w:r>
      <w:r w:rsidR="008816D8" w:rsidRPr="00500C7E">
        <w:rPr>
          <w:b/>
          <w:bCs/>
          <w:iCs/>
          <w:sz w:val="26"/>
          <w:szCs w:val="26"/>
          <w:lang w:val="fr-CA"/>
        </w:rPr>
        <w:t xml:space="preserve"> (chưa bao gồm thuế GTGT 10%)</w:t>
      </w:r>
      <w:r w:rsidRPr="00500C7E">
        <w:rPr>
          <w:b/>
          <w:bCs/>
          <w:iCs/>
          <w:sz w:val="26"/>
          <w:szCs w:val="26"/>
          <w:lang w:val="fr-CA"/>
        </w:rPr>
        <w:t>.</w:t>
      </w:r>
    </w:p>
    <w:p w:rsidR="000D2339" w:rsidRPr="00500C7E" w:rsidRDefault="000D2339" w:rsidP="000D2339">
      <w:pPr>
        <w:spacing w:before="120" w:line="360" w:lineRule="auto"/>
        <w:jc w:val="both"/>
        <w:rPr>
          <w:b/>
          <w:i/>
          <w:iCs/>
          <w:spacing w:val="-6"/>
          <w:sz w:val="26"/>
          <w:szCs w:val="26"/>
          <w:lang w:val="fr-CA"/>
        </w:rPr>
      </w:pPr>
      <w:r w:rsidRPr="00500C7E">
        <w:rPr>
          <w:b/>
          <w:bCs/>
          <w:i/>
          <w:iCs/>
          <w:sz w:val="26"/>
          <w:szCs w:val="26"/>
          <w:u w:val="single"/>
          <w:lang w:val="fr-CA"/>
        </w:rPr>
        <w:t>Bằng chữ:</w:t>
      </w:r>
      <w:r w:rsidRPr="00500C7E">
        <w:rPr>
          <w:b/>
          <w:bCs/>
          <w:iCs/>
          <w:sz w:val="26"/>
          <w:szCs w:val="26"/>
          <w:lang w:val="fr-CA"/>
        </w:rPr>
        <w:t xml:space="preserve"> </w:t>
      </w:r>
      <w:r w:rsidR="001C6A61" w:rsidRPr="00500C7E">
        <w:rPr>
          <w:b/>
          <w:bCs/>
          <w:i/>
          <w:iCs/>
          <w:sz w:val="26"/>
          <w:szCs w:val="26"/>
          <w:lang w:val="fr-CA"/>
        </w:rPr>
        <w:t>Một tỷ, năm</w:t>
      </w:r>
      <w:r w:rsidR="008E56E9" w:rsidRPr="00500C7E">
        <w:rPr>
          <w:b/>
          <w:bCs/>
          <w:i/>
          <w:iCs/>
          <w:sz w:val="26"/>
          <w:szCs w:val="26"/>
          <w:lang w:val="fr-CA"/>
        </w:rPr>
        <w:t xml:space="preserve"> trăm </w:t>
      </w:r>
      <w:r w:rsidR="000A19C6" w:rsidRPr="00500C7E">
        <w:rPr>
          <w:b/>
          <w:bCs/>
          <w:i/>
          <w:iCs/>
          <w:sz w:val="26"/>
          <w:szCs w:val="26"/>
          <w:lang w:val="fr-CA"/>
        </w:rPr>
        <w:t>b</w:t>
      </w:r>
      <w:r w:rsidR="001C6A61" w:rsidRPr="00500C7E">
        <w:rPr>
          <w:b/>
          <w:bCs/>
          <w:i/>
          <w:iCs/>
          <w:sz w:val="26"/>
          <w:szCs w:val="26"/>
          <w:lang w:val="fr-CA"/>
        </w:rPr>
        <w:t>ốn</w:t>
      </w:r>
      <w:r w:rsidR="008E56E9" w:rsidRPr="00500C7E">
        <w:rPr>
          <w:b/>
          <w:bCs/>
          <w:i/>
          <w:iCs/>
          <w:sz w:val="26"/>
          <w:szCs w:val="26"/>
          <w:lang w:val="fr-CA"/>
        </w:rPr>
        <w:t xml:space="preserve"> mươi triệu</w:t>
      </w:r>
      <w:r w:rsidR="003173F2" w:rsidRPr="00500C7E">
        <w:rPr>
          <w:b/>
          <w:i/>
          <w:sz w:val="26"/>
          <w:szCs w:val="26"/>
          <w:lang w:val="fr-CA"/>
        </w:rPr>
        <w:t xml:space="preserve"> </w:t>
      </w:r>
      <w:r w:rsidRPr="00500C7E">
        <w:rPr>
          <w:b/>
          <w:i/>
          <w:sz w:val="26"/>
          <w:szCs w:val="26"/>
          <w:lang w:val="fr-CA"/>
        </w:rPr>
        <w:t xml:space="preserve">đồng </w:t>
      </w:r>
      <w:r w:rsidRPr="00500C7E">
        <w:rPr>
          <w:b/>
          <w:bCs/>
          <w:i/>
          <w:iCs/>
          <w:sz w:val="26"/>
          <w:szCs w:val="26"/>
          <w:lang w:val="fr-CA"/>
        </w:rPr>
        <w:t xml:space="preserve">(cộng trừ </w:t>
      </w:r>
      <w:r w:rsidR="003E36F7" w:rsidRPr="00500C7E">
        <w:rPr>
          <w:b/>
          <w:bCs/>
          <w:i/>
          <w:iCs/>
          <w:sz w:val="26"/>
          <w:szCs w:val="26"/>
          <w:lang w:val="fr-CA"/>
        </w:rPr>
        <w:t>mười</w:t>
      </w:r>
      <w:r w:rsidRPr="00500C7E">
        <w:rPr>
          <w:b/>
          <w:bCs/>
          <w:i/>
          <w:iCs/>
          <w:sz w:val="26"/>
          <w:szCs w:val="26"/>
          <w:lang w:val="fr-CA"/>
        </w:rPr>
        <w:t xml:space="preserve"> phần trăm).</w:t>
      </w:r>
    </w:p>
    <w:p w:rsidR="008F5F12" w:rsidRDefault="000D2339" w:rsidP="008F5F12">
      <w:pPr>
        <w:tabs>
          <w:tab w:val="left" w:pos="540"/>
        </w:tabs>
        <w:spacing w:line="360" w:lineRule="auto"/>
        <w:jc w:val="both"/>
        <w:rPr>
          <w:lang w:val="nl-NL"/>
        </w:rPr>
      </w:pPr>
      <w:r w:rsidRPr="00500C7E">
        <w:rPr>
          <w:sz w:val="26"/>
          <w:szCs w:val="26"/>
          <w:lang w:val="fr-CA"/>
        </w:rPr>
        <w:t>Đơn giá trên được hiểu là giá giao trên phư</w:t>
      </w:r>
      <w:r w:rsidRPr="00500C7E">
        <w:rPr>
          <w:sz w:val="26"/>
          <w:szCs w:val="26"/>
        </w:rPr>
        <w:t>ơng t</w:t>
      </w:r>
      <w:r w:rsidR="003902B3" w:rsidRPr="00500C7E">
        <w:rPr>
          <w:sz w:val="26"/>
          <w:szCs w:val="26"/>
        </w:rPr>
        <w:t>iện vận tải của Bên Bán tại NM B</w:t>
      </w:r>
      <w:r w:rsidRPr="00500C7E">
        <w:rPr>
          <w:sz w:val="26"/>
          <w:szCs w:val="26"/>
        </w:rPr>
        <w:t>ên Mua</w:t>
      </w:r>
      <w:r w:rsidR="00CC20A5">
        <w:rPr>
          <w:sz w:val="26"/>
          <w:szCs w:val="26"/>
        </w:rPr>
        <w:t>:</w:t>
      </w:r>
      <w:r w:rsidRPr="00500C7E">
        <w:rPr>
          <w:sz w:val="26"/>
          <w:szCs w:val="26"/>
        </w:rPr>
        <w:t xml:space="preserve"> </w:t>
      </w:r>
      <w:r w:rsidR="007E3626" w:rsidRPr="00500C7E">
        <w:rPr>
          <w:lang w:val="nl-NL"/>
        </w:rPr>
        <w:t>CN3, khu công nghiệp Nam Cầu Kiền, xã Kiền Bái, huyện Thủy Nguyên, Thành phố Hải Phòng</w:t>
      </w:r>
      <w:r w:rsidR="00ED6F46" w:rsidRPr="00500C7E">
        <w:rPr>
          <w:sz w:val="26"/>
          <w:szCs w:val="26"/>
        </w:rPr>
        <w:t>/</w:t>
      </w:r>
      <w:r w:rsidR="00ED6F46" w:rsidRPr="00500C7E">
        <w:rPr>
          <w:highlight w:val="yellow"/>
          <w:lang w:val="nl-NL"/>
        </w:rPr>
        <w:t xml:space="preserve"> </w:t>
      </w:r>
      <w:ins w:id="0" w:author="Nguyen Quoc Tan" w:date="2017-07-04T15:51:00Z">
        <w:r w:rsidR="00ED6F46" w:rsidRPr="00500C7E">
          <w:rPr>
            <w:highlight w:val="yellow"/>
            <w:lang w:val="nl-NL"/>
          </w:rPr>
          <w:t>km9, Quốc lộ 5, Phường Quán Toan, Quận Hồng Bàng, thánh phố Hải Phòng</w:t>
        </w:r>
      </w:ins>
      <w:r w:rsidR="00ED6F46" w:rsidRPr="00500C7E">
        <w:rPr>
          <w:highlight w:val="yellow"/>
          <w:lang w:val="nl-NL"/>
        </w:rPr>
        <w:t>.</w:t>
      </w:r>
    </w:p>
    <w:p w:rsidR="0013419C" w:rsidRPr="00CC20A5" w:rsidRDefault="0013419C" w:rsidP="0013419C">
      <w:pPr>
        <w:pStyle w:val="ListParagraph"/>
        <w:tabs>
          <w:tab w:val="right" w:pos="9270"/>
        </w:tabs>
        <w:spacing w:line="288" w:lineRule="auto"/>
        <w:ind w:left="-90"/>
        <w:jc w:val="both"/>
        <w:rPr>
          <w:b/>
          <w:color w:val="000000" w:themeColor="text1"/>
        </w:rPr>
      </w:pPr>
      <w:r w:rsidRPr="00CC20A5">
        <w:rPr>
          <w:b/>
          <w:color w:val="000000" w:themeColor="text1"/>
        </w:rPr>
        <w:t>Trong đó:</w:t>
      </w:r>
    </w:p>
    <w:p w:rsidR="0013419C" w:rsidRPr="00A53ED3" w:rsidRDefault="0013419C" w:rsidP="0013419C">
      <w:pPr>
        <w:pStyle w:val="ListParagraph"/>
        <w:numPr>
          <w:ilvl w:val="0"/>
          <w:numId w:val="3"/>
        </w:numPr>
        <w:tabs>
          <w:tab w:val="right" w:pos="9270"/>
        </w:tabs>
        <w:spacing w:line="288" w:lineRule="auto"/>
        <w:ind w:left="360"/>
        <w:jc w:val="both"/>
        <w:rPr>
          <w:color w:val="000000" w:themeColor="text1"/>
        </w:rPr>
      </w:pPr>
      <w:r>
        <w:rPr>
          <w:b/>
          <w:color w:val="000000" w:themeColor="text1"/>
        </w:rPr>
        <w:t>Bám vẩy gỉ</w:t>
      </w:r>
      <w:r w:rsidRPr="00CB799A">
        <w:rPr>
          <w:color w:val="000000" w:themeColor="text1"/>
        </w:rPr>
        <w:t xml:space="preserve">: là </w:t>
      </w:r>
      <w:r>
        <w:rPr>
          <w:color w:val="000000" w:themeColor="text1"/>
        </w:rPr>
        <w:t xml:space="preserve">tình trạng </w:t>
      </w:r>
      <w:r w:rsidRPr="00CB799A">
        <w:rPr>
          <w:color w:val="000000" w:themeColor="text1"/>
        </w:rPr>
        <w:t>bề mặt thép bị oxi hóa sâu vào bề mặt, tạo lớp vẩy oxit sắt có độ sâu quá 0,5mm, khi có tác động của lực cơ học sẽ bị bong tróc vẩy gỉ.</w:t>
      </w:r>
      <w:r>
        <w:rPr>
          <w:color w:val="000000" w:themeColor="text1"/>
        </w:rPr>
        <w:t xml:space="preserve"> Không nhận thép bám vẩy gỉ</w:t>
      </w:r>
      <w:r w:rsidRPr="00CB799A">
        <w:rPr>
          <w:color w:val="000000" w:themeColor="text1"/>
        </w:rPr>
        <w:t xml:space="preserve"> trên 20% </w:t>
      </w:r>
      <w:r>
        <w:rPr>
          <w:color w:val="000000" w:themeColor="text1"/>
        </w:rPr>
        <w:t>diện tích bề bặt</w:t>
      </w:r>
      <w:r w:rsidRPr="00CB799A">
        <w:rPr>
          <w:color w:val="000000" w:themeColor="text1"/>
        </w:rPr>
        <w:t>.</w:t>
      </w:r>
      <w:r>
        <w:rPr>
          <w:color w:val="000000" w:themeColor="text1"/>
        </w:rPr>
        <w:t xml:space="preserve"> Lớp vẩy gỉ không tách ra được sẽ trừ vào bám dính theo tỉ lệ tương ứng với mức độ gỉ của thép phế.</w:t>
      </w:r>
    </w:p>
    <w:p w:rsidR="0013419C" w:rsidRPr="0013419C" w:rsidRDefault="0013419C" w:rsidP="0013419C">
      <w:pPr>
        <w:pStyle w:val="ListParagraph"/>
        <w:numPr>
          <w:ilvl w:val="0"/>
          <w:numId w:val="3"/>
        </w:numPr>
        <w:tabs>
          <w:tab w:val="right" w:pos="9270"/>
        </w:tabs>
        <w:spacing w:line="288" w:lineRule="auto"/>
        <w:ind w:left="360"/>
        <w:jc w:val="both"/>
        <w:rPr>
          <w:color w:val="000000" w:themeColor="text1"/>
        </w:rPr>
      </w:pPr>
      <w:r w:rsidRPr="00CB799A">
        <w:rPr>
          <w:b/>
          <w:color w:val="000000" w:themeColor="text1"/>
        </w:rPr>
        <w:t>Bám dính</w:t>
      </w:r>
      <w:r w:rsidRPr="00CB799A">
        <w:rPr>
          <w:color w:val="000000" w:themeColor="text1"/>
        </w:rPr>
        <w:t>: là thép bị phủ một lớp sơn (không bao gồm lớp bả matit), lớp mạ, lớp oxi hóa chưa phải là gỉ sắt mà khi có tác động cơ học (rũ, sàng) không tách được ra khỏi bề mặt thép.</w:t>
      </w:r>
      <w:r>
        <w:rPr>
          <w:color w:val="000000" w:themeColor="text1"/>
        </w:rPr>
        <w:t xml:space="preserve"> Phần </w:t>
      </w:r>
      <w:r>
        <w:rPr>
          <w:color w:val="000000" w:themeColor="text1"/>
        </w:rPr>
        <w:lastRenderedPageBreak/>
        <w:t>bám dính bề mặt của thép phế sẽ trừ vào khối lượng hàng nhập theo tỉ lệ tương ứng với độ dầy của lớp bám dính.</w:t>
      </w:r>
    </w:p>
    <w:p w:rsidR="008F5F12" w:rsidRPr="00500C7E" w:rsidRDefault="008F5F12" w:rsidP="008F5F12">
      <w:pPr>
        <w:tabs>
          <w:tab w:val="left" w:pos="540"/>
        </w:tabs>
        <w:spacing w:line="360" w:lineRule="auto"/>
        <w:jc w:val="both"/>
        <w:rPr>
          <w:sz w:val="26"/>
          <w:szCs w:val="26"/>
        </w:rPr>
      </w:pPr>
      <w:r w:rsidRPr="00500C7E">
        <w:rPr>
          <w:b/>
          <w:bCs/>
          <w:sz w:val="26"/>
          <w:szCs w:val="26"/>
        </w:rPr>
        <w:t xml:space="preserve">ĐIỀU 2: </w:t>
      </w:r>
      <w:r w:rsidRPr="00500C7E">
        <w:rPr>
          <w:b/>
          <w:sz w:val="26"/>
          <w:szCs w:val="26"/>
        </w:rPr>
        <w:t>THỜI GIAN GIAO HÀNG</w:t>
      </w:r>
    </w:p>
    <w:p w:rsidR="00ED6F46" w:rsidRPr="00500C7E" w:rsidRDefault="000D2339" w:rsidP="002E791B">
      <w:pPr>
        <w:tabs>
          <w:tab w:val="left" w:pos="540"/>
        </w:tabs>
        <w:spacing w:line="360" w:lineRule="auto"/>
        <w:jc w:val="both"/>
        <w:rPr>
          <w:sz w:val="26"/>
          <w:szCs w:val="26"/>
        </w:rPr>
      </w:pPr>
      <w:r w:rsidRPr="00500C7E">
        <w:rPr>
          <w:sz w:val="26"/>
          <w:szCs w:val="26"/>
        </w:rPr>
        <w:t>Muộn nhất</w:t>
      </w:r>
      <w:r w:rsidR="00A0041F" w:rsidRPr="00500C7E">
        <w:rPr>
          <w:sz w:val="26"/>
          <w:szCs w:val="26"/>
        </w:rPr>
        <w:t xml:space="preserve"> </w:t>
      </w:r>
      <w:r w:rsidR="005E5945" w:rsidRPr="00500C7E">
        <w:rPr>
          <w:sz w:val="26"/>
          <w:szCs w:val="26"/>
        </w:rPr>
        <w:t>…</w:t>
      </w:r>
      <w:r w:rsidR="00994EC6" w:rsidRPr="00500C7E">
        <w:rPr>
          <w:sz w:val="26"/>
          <w:szCs w:val="26"/>
        </w:rPr>
        <w:t>/</w:t>
      </w:r>
      <w:r w:rsidR="005E5945" w:rsidRPr="00500C7E">
        <w:rPr>
          <w:sz w:val="26"/>
          <w:szCs w:val="26"/>
        </w:rPr>
        <w:t>…</w:t>
      </w:r>
      <w:r w:rsidR="00A0041F" w:rsidRPr="00500C7E">
        <w:rPr>
          <w:sz w:val="26"/>
          <w:szCs w:val="26"/>
        </w:rPr>
        <w:t>/</w:t>
      </w:r>
      <w:r w:rsidRPr="00500C7E">
        <w:rPr>
          <w:sz w:val="26"/>
          <w:szCs w:val="26"/>
        </w:rPr>
        <w:t>2017</w:t>
      </w:r>
      <w:r w:rsidR="009D7FE0" w:rsidRPr="00500C7E">
        <w:rPr>
          <w:sz w:val="26"/>
          <w:szCs w:val="26"/>
        </w:rPr>
        <w:t>.</w:t>
      </w:r>
    </w:p>
    <w:p w:rsidR="009D7FE0" w:rsidRPr="00500C7E" w:rsidRDefault="008F5F12" w:rsidP="009D7FE0">
      <w:pPr>
        <w:spacing w:before="40" w:line="360" w:lineRule="auto"/>
        <w:jc w:val="both"/>
        <w:rPr>
          <w:b/>
          <w:bCs/>
          <w:sz w:val="26"/>
          <w:szCs w:val="26"/>
        </w:rPr>
      </w:pPr>
      <w:r w:rsidRPr="00500C7E">
        <w:rPr>
          <w:b/>
          <w:bCs/>
          <w:sz w:val="26"/>
          <w:szCs w:val="26"/>
        </w:rPr>
        <w:t>ĐIỀU 3: PHẠT TẠP CHẤT VÀ CHẤT LƯỢNG HÀNG HÓA</w:t>
      </w:r>
    </w:p>
    <w:p w:rsidR="008816D8" w:rsidRPr="00500C7E" w:rsidRDefault="008816D8" w:rsidP="009D7FE0">
      <w:pPr>
        <w:spacing w:before="40" w:line="360" w:lineRule="auto"/>
        <w:jc w:val="both"/>
        <w:rPr>
          <w:b/>
          <w:bCs/>
          <w:sz w:val="26"/>
          <w:szCs w:val="26"/>
        </w:rPr>
      </w:pPr>
      <w:r w:rsidRPr="00500C7E">
        <w:rPr>
          <w:b/>
          <w:bCs/>
          <w:sz w:val="26"/>
          <w:szCs w:val="26"/>
        </w:rPr>
        <w:t>3.1: Phạt tạp chất</w:t>
      </w:r>
    </w:p>
    <w:p w:rsidR="009D7FE0" w:rsidRPr="00500C7E" w:rsidRDefault="009D7FE0" w:rsidP="008816D8">
      <w:pPr>
        <w:pStyle w:val="ListParagraph"/>
        <w:numPr>
          <w:ilvl w:val="0"/>
          <w:numId w:val="4"/>
        </w:numPr>
        <w:spacing w:after="120" w:line="276" w:lineRule="auto"/>
        <w:ind w:left="450"/>
        <w:jc w:val="both"/>
        <w:rPr>
          <w:bCs/>
          <w:sz w:val="26"/>
          <w:szCs w:val="26"/>
        </w:rPr>
      </w:pPr>
      <w:r w:rsidRPr="00500C7E">
        <w:rPr>
          <w:bCs/>
          <w:sz w:val="26"/>
          <w:szCs w:val="26"/>
        </w:rPr>
        <w:t xml:space="preserve">Nếu lượng tạp chất &lt; 2% thì </w:t>
      </w:r>
      <w:r w:rsidR="003661A5">
        <w:rPr>
          <w:bCs/>
          <w:sz w:val="26"/>
          <w:szCs w:val="26"/>
        </w:rPr>
        <w:t>Bên Bán</w:t>
      </w:r>
      <w:r w:rsidR="003661A5" w:rsidRPr="00500C7E">
        <w:rPr>
          <w:bCs/>
          <w:sz w:val="26"/>
          <w:szCs w:val="26"/>
        </w:rPr>
        <w:t xml:space="preserve"> </w:t>
      </w:r>
      <w:r w:rsidRPr="00500C7E">
        <w:rPr>
          <w:bCs/>
          <w:sz w:val="26"/>
          <w:szCs w:val="26"/>
        </w:rPr>
        <w:t>bị trừ toàn bộ lượng tạp chất đó.</w:t>
      </w:r>
    </w:p>
    <w:p w:rsidR="009D7FE0" w:rsidRPr="00500C7E" w:rsidRDefault="009D7FE0" w:rsidP="008816D8">
      <w:pPr>
        <w:pStyle w:val="ListParagraph"/>
        <w:numPr>
          <w:ilvl w:val="0"/>
          <w:numId w:val="4"/>
        </w:numPr>
        <w:spacing w:after="120" w:line="276" w:lineRule="auto"/>
        <w:ind w:left="450"/>
        <w:jc w:val="both"/>
        <w:rPr>
          <w:bCs/>
          <w:sz w:val="26"/>
          <w:szCs w:val="26"/>
        </w:rPr>
      </w:pPr>
      <w:r w:rsidRPr="00500C7E">
        <w:rPr>
          <w:bCs/>
          <w:sz w:val="26"/>
          <w:szCs w:val="26"/>
        </w:rPr>
        <w:t>Nếu lượng tạp chất từ 2</w:t>
      </w:r>
      <w:r w:rsidR="003661A5">
        <w:rPr>
          <w:bCs/>
          <w:sz w:val="26"/>
          <w:szCs w:val="26"/>
        </w:rPr>
        <w:t xml:space="preserve"> - 3% trên một xe hàng thì Bên Bán</w:t>
      </w:r>
      <w:r w:rsidRPr="00500C7E">
        <w:rPr>
          <w:bCs/>
          <w:sz w:val="26"/>
          <w:szCs w:val="26"/>
        </w:rPr>
        <w:t xml:space="preserve"> bị phạt gấp 05 lần lượng tạp chất vượt của xe đó nhân với đơn giá hợp đồng. </w:t>
      </w:r>
    </w:p>
    <w:p w:rsidR="009D7FE0" w:rsidRPr="00500C7E" w:rsidRDefault="009D7FE0" w:rsidP="008816D8">
      <w:pPr>
        <w:pStyle w:val="ListParagraph"/>
        <w:numPr>
          <w:ilvl w:val="0"/>
          <w:numId w:val="4"/>
        </w:numPr>
        <w:spacing w:after="120" w:line="276" w:lineRule="auto"/>
        <w:ind w:left="450"/>
        <w:jc w:val="both"/>
        <w:rPr>
          <w:bCs/>
          <w:sz w:val="26"/>
          <w:szCs w:val="26"/>
        </w:rPr>
      </w:pPr>
      <w:r w:rsidRPr="00500C7E">
        <w:rPr>
          <w:bCs/>
          <w:sz w:val="26"/>
          <w:szCs w:val="26"/>
        </w:rPr>
        <w:t xml:space="preserve">Nếu lượng tạp chất &gt; 3- 5% trên một xe hàng thì </w:t>
      </w:r>
      <w:r w:rsidR="003661A5">
        <w:rPr>
          <w:bCs/>
          <w:sz w:val="26"/>
          <w:szCs w:val="26"/>
        </w:rPr>
        <w:t>Bên Bán</w:t>
      </w:r>
      <w:r w:rsidR="003661A5" w:rsidRPr="00500C7E">
        <w:rPr>
          <w:bCs/>
          <w:sz w:val="26"/>
          <w:szCs w:val="26"/>
        </w:rPr>
        <w:t xml:space="preserve"> </w:t>
      </w:r>
      <w:r w:rsidRPr="00500C7E">
        <w:rPr>
          <w:bCs/>
          <w:sz w:val="26"/>
          <w:szCs w:val="26"/>
        </w:rPr>
        <w:t xml:space="preserve">bị phạt gấp 10 lần lượng tạp chất vượt của xe đó nhân với đơn giá hợp đồng. </w:t>
      </w:r>
    </w:p>
    <w:p w:rsidR="009D7FE0" w:rsidRPr="00500C7E" w:rsidRDefault="009D7FE0" w:rsidP="008816D8">
      <w:pPr>
        <w:pStyle w:val="ListParagraph"/>
        <w:numPr>
          <w:ilvl w:val="0"/>
          <w:numId w:val="4"/>
        </w:numPr>
        <w:spacing w:after="120" w:line="276" w:lineRule="auto"/>
        <w:ind w:left="450"/>
        <w:jc w:val="both"/>
        <w:rPr>
          <w:bCs/>
          <w:sz w:val="26"/>
          <w:szCs w:val="26"/>
        </w:rPr>
      </w:pPr>
      <w:r w:rsidRPr="00500C7E">
        <w:rPr>
          <w:bCs/>
          <w:sz w:val="26"/>
          <w:szCs w:val="26"/>
        </w:rPr>
        <w:t xml:space="preserve">Nếu lượng tạp chất &gt; 5% trên một xe hàng thì </w:t>
      </w:r>
      <w:r w:rsidR="003661A5">
        <w:rPr>
          <w:bCs/>
          <w:sz w:val="26"/>
          <w:szCs w:val="26"/>
        </w:rPr>
        <w:t>Bên Bán</w:t>
      </w:r>
      <w:r w:rsidR="003661A5" w:rsidRPr="00500C7E">
        <w:rPr>
          <w:bCs/>
          <w:sz w:val="26"/>
          <w:szCs w:val="26"/>
        </w:rPr>
        <w:t xml:space="preserve"> </w:t>
      </w:r>
      <w:r w:rsidRPr="00500C7E">
        <w:rPr>
          <w:bCs/>
          <w:sz w:val="26"/>
          <w:szCs w:val="26"/>
        </w:rPr>
        <w:t>có quyền tịch thu</w:t>
      </w:r>
      <w:r w:rsidR="001C352E" w:rsidRPr="00500C7E">
        <w:rPr>
          <w:bCs/>
          <w:sz w:val="26"/>
          <w:szCs w:val="26"/>
        </w:rPr>
        <w:t xml:space="preserve"> toàn bộ hàng hóa trên xe</w:t>
      </w:r>
      <w:r w:rsidRPr="00500C7E">
        <w:rPr>
          <w:bCs/>
          <w:sz w:val="26"/>
          <w:szCs w:val="26"/>
        </w:rPr>
        <w:t>.</w:t>
      </w:r>
    </w:p>
    <w:p w:rsidR="008816D8" w:rsidRPr="00500C7E" w:rsidRDefault="008816D8" w:rsidP="008816D8">
      <w:pPr>
        <w:spacing w:after="120" w:line="276" w:lineRule="auto"/>
        <w:jc w:val="both"/>
        <w:rPr>
          <w:b/>
          <w:bCs/>
          <w:sz w:val="26"/>
          <w:szCs w:val="26"/>
        </w:rPr>
      </w:pPr>
      <w:r w:rsidRPr="00500C7E">
        <w:rPr>
          <w:b/>
          <w:bCs/>
          <w:sz w:val="26"/>
          <w:szCs w:val="26"/>
        </w:rPr>
        <w:t>3.2: Phạt chất lượng</w:t>
      </w:r>
    </w:p>
    <w:p w:rsidR="009D7FE0" w:rsidRPr="00500C7E" w:rsidRDefault="009D7FE0" w:rsidP="008816D8">
      <w:pPr>
        <w:pStyle w:val="ListParagraph"/>
        <w:numPr>
          <w:ilvl w:val="0"/>
          <w:numId w:val="4"/>
        </w:numPr>
        <w:spacing w:before="40" w:after="240" w:line="276" w:lineRule="auto"/>
        <w:ind w:left="450"/>
        <w:jc w:val="both"/>
        <w:rPr>
          <w:bCs/>
          <w:sz w:val="26"/>
          <w:szCs w:val="26"/>
        </w:rPr>
      </w:pPr>
      <w:r w:rsidRPr="00500C7E">
        <w:rPr>
          <w:bCs/>
          <w:sz w:val="26"/>
          <w:szCs w:val="26"/>
        </w:rPr>
        <w:t>Hàng phế liệu dầy</w:t>
      </w:r>
      <w:r w:rsidR="00DD5189" w:rsidRPr="00500C7E">
        <w:rPr>
          <w:bCs/>
          <w:sz w:val="26"/>
          <w:szCs w:val="26"/>
        </w:rPr>
        <w:t xml:space="preserve"> từ 1</w:t>
      </w:r>
      <w:r w:rsidRPr="00500C7E">
        <w:rPr>
          <w:bCs/>
          <w:sz w:val="26"/>
          <w:szCs w:val="26"/>
        </w:rPr>
        <w:t>-</w:t>
      </w:r>
      <w:r w:rsidR="00DD5189" w:rsidRPr="00500C7E">
        <w:rPr>
          <w:bCs/>
          <w:sz w:val="26"/>
          <w:szCs w:val="26"/>
        </w:rPr>
        <w:t>2</w:t>
      </w:r>
      <w:r w:rsidR="003902B3" w:rsidRPr="00500C7E">
        <w:rPr>
          <w:bCs/>
          <w:sz w:val="26"/>
          <w:szCs w:val="26"/>
        </w:rPr>
        <w:t>mm thì Bên Bán sẽ giảm giá cho B</w:t>
      </w:r>
      <w:r w:rsidRPr="00500C7E">
        <w:rPr>
          <w:bCs/>
          <w:sz w:val="26"/>
          <w:szCs w:val="26"/>
        </w:rPr>
        <w:t xml:space="preserve">ên Mua </w:t>
      </w:r>
      <w:r w:rsidR="00234362" w:rsidRPr="00500C7E">
        <w:rPr>
          <w:bCs/>
          <w:sz w:val="26"/>
          <w:szCs w:val="26"/>
        </w:rPr>
        <w:t>10</w:t>
      </w:r>
      <w:r w:rsidRPr="00500C7E">
        <w:rPr>
          <w:bCs/>
          <w:sz w:val="26"/>
          <w:szCs w:val="26"/>
        </w:rPr>
        <w:t>00 đồng/kg.</w:t>
      </w:r>
    </w:p>
    <w:p w:rsidR="009250BD" w:rsidRPr="00500C7E" w:rsidRDefault="009250BD" w:rsidP="008816D8">
      <w:pPr>
        <w:pStyle w:val="ListParagraph"/>
        <w:numPr>
          <w:ilvl w:val="0"/>
          <w:numId w:val="4"/>
        </w:numPr>
        <w:spacing w:before="40" w:after="240" w:line="276" w:lineRule="auto"/>
        <w:ind w:left="450"/>
        <w:jc w:val="both"/>
        <w:rPr>
          <w:bCs/>
          <w:sz w:val="26"/>
          <w:szCs w:val="26"/>
        </w:rPr>
      </w:pPr>
      <w:r w:rsidRPr="00500C7E">
        <w:rPr>
          <w:bCs/>
          <w:sz w:val="26"/>
          <w:szCs w:val="26"/>
        </w:rPr>
        <w:t xml:space="preserve">Hàng phế liệu dầy từ </w:t>
      </w:r>
      <w:r w:rsidR="00216A90" w:rsidRPr="00500C7E">
        <w:rPr>
          <w:bCs/>
          <w:sz w:val="26"/>
          <w:szCs w:val="26"/>
        </w:rPr>
        <w:t>&lt;</w:t>
      </w:r>
      <w:r w:rsidR="00DD5189" w:rsidRPr="00500C7E">
        <w:rPr>
          <w:bCs/>
          <w:sz w:val="26"/>
          <w:szCs w:val="26"/>
        </w:rPr>
        <w:t>1</w:t>
      </w:r>
      <w:r w:rsidR="003902B3" w:rsidRPr="00500C7E">
        <w:rPr>
          <w:bCs/>
          <w:sz w:val="26"/>
          <w:szCs w:val="26"/>
        </w:rPr>
        <w:t>mm thì Bên Bán sẽ giảm giá cho B</w:t>
      </w:r>
      <w:r w:rsidRPr="00500C7E">
        <w:rPr>
          <w:bCs/>
          <w:sz w:val="26"/>
          <w:szCs w:val="26"/>
        </w:rPr>
        <w:t xml:space="preserve">ên Mua </w:t>
      </w:r>
      <w:r w:rsidR="00234362" w:rsidRPr="00500C7E">
        <w:rPr>
          <w:bCs/>
          <w:sz w:val="26"/>
          <w:szCs w:val="26"/>
        </w:rPr>
        <w:t>40</w:t>
      </w:r>
      <w:r w:rsidRPr="00500C7E">
        <w:rPr>
          <w:bCs/>
          <w:sz w:val="26"/>
          <w:szCs w:val="26"/>
        </w:rPr>
        <w:t>00 đồng/kg</w:t>
      </w:r>
    </w:p>
    <w:p w:rsidR="009D7FE0" w:rsidRPr="00500C7E" w:rsidRDefault="009D7FE0" w:rsidP="008816D8">
      <w:pPr>
        <w:pStyle w:val="ListParagraph"/>
        <w:numPr>
          <w:ilvl w:val="0"/>
          <w:numId w:val="4"/>
        </w:numPr>
        <w:spacing w:before="40" w:after="240" w:line="276" w:lineRule="auto"/>
        <w:ind w:left="450"/>
        <w:jc w:val="both"/>
        <w:rPr>
          <w:bCs/>
          <w:sz w:val="26"/>
          <w:szCs w:val="26"/>
        </w:rPr>
      </w:pPr>
      <w:r w:rsidRPr="00500C7E">
        <w:rPr>
          <w:bCs/>
          <w:sz w:val="26"/>
          <w:szCs w:val="26"/>
        </w:rPr>
        <w:t xml:space="preserve">Hàng </w:t>
      </w:r>
      <w:r w:rsidR="00C22F22" w:rsidRPr="00500C7E">
        <w:rPr>
          <w:bCs/>
          <w:sz w:val="26"/>
          <w:szCs w:val="26"/>
        </w:rPr>
        <w:t>phế liệu quá khổ</w:t>
      </w:r>
      <w:r w:rsidR="003902B3" w:rsidRPr="00500C7E">
        <w:rPr>
          <w:bCs/>
          <w:sz w:val="26"/>
          <w:szCs w:val="26"/>
        </w:rPr>
        <w:t xml:space="preserve"> thì Bên Bán sẽ giảm giá cho Bên M</w:t>
      </w:r>
      <w:r w:rsidRPr="00500C7E">
        <w:rPr>
          <w:bCs/>
          <w:sz w:val="26"/>
          <w:szCs w:val="26"/>
        </w:rPr>
        <w:t>ua 500 đồ</w:t>
      </w:r>
      <w:r w:rsidR="00886911" w:rsidRPr="00500C7E">
        <w:rPr>
          <w:bCs/>
          <w:sz w:val="26"/>
          <w:szCs w:val="26"/>
        </w:rPr>
        <w:t>ng/ kg.</w:t>
      </w:r>
    </w:p>
    <w:p w:rsidR="008816D8" w:rsidRPr="00500C7E" w:rsidRDefault="00886911" w:rsidP="008816D8">
      <w:pPr>
        <w:pStyle w:val="ListParagraph"/>
        <w:numPr>
          <w:ilvl w:val="0"/>
          <w:numId w:val="4"/>
        </w:numPr>
        <w:spacing w:before="40" w:after="240" w:line="276" w:lineRule="auto"/>
        <w:ind w:left="450"/>
        <w:jc w:val="both"/>
        <w:rPr>
          <w:bCs/>
          <w:sz w:val="26"/>
          <w:szCs w:val="26"/>
        </w:rPr>
      </w:pPr>
      <w:r w:rsidRPr="00500C7E">
        <w:rPr>
          <w:bCs/>
          <w:sz w:val="26"/>
          <w:szCs w:val="26"/>
        </w:rPr>
        <w:t xml:space="preserve">Dung sai </w:t>
      </w:r>
      <w:r w:rsidR="003362E1" w:rsidRPr="00500C7E">
        <w:rPr>
          <w:bCs/>
          <w:sz w:val="26"/>
          <w:szCs w:val="26"/>
        </w:rPr>
        <w:t xml:space="preserve">khối lượng </w:t>
      </w:r>
      <w:r w:rsidRPr="00500C7E">
        <w:rPr>
          <w:bCs/>
          <w:sz w:val="26"/>
          <w:szCs w:val="26"/>
        </w:rPr>
        <w:t xml:space="preserve">hàng loại </w:t>
      </w:r>
      <w:r w:rsidRPr="00500C7E">
        <w:rPr>
          <w:bCs/>
          <w:sz w:val="26"/>
          <w:szCs w:val="26"/>
          <w:highlight w:val="yellow"/>
        </w:rPr>
        <w:t>II/III</w:t>
      </w:r>
      <w:r w:rsidR="003362E1" w:rsidRPr="00500C7E">
        <w:rPr>
          <w:bCs/>
          <w:sz w:val="26"/>
          <w:szCs w:val="26"/>
        </w:rPr>
        <w:t xml:space="preserve"> không </w:t>
      </w:r>
      <w:r w:rsidR="00AA5DAF" w:rsidRPr="00500C7E">
        <w:rPr>
          <w:bCs/>
          <w:sz w:val="26"/>
          <w:szCs w:val="26"/>
        </w:rPr>
        <w:t xml:space="preserve">vượt </w:t>
      </w:r>
      <w:r w:rsidR="003362E1" w:rsidRPr="00500C7E">
        <w:rPr>
          <w:bCs/>
          <w:sz w:val="26"/>
          <w:szCs w:val="26"/>
        </w:rPr>
        <w:t>quá 10%, nếu từ 1</w:t>
      </w:r>
      <w:r w:rsidR="0004017D">
        <w:rPr>
          <w:bCs/>
          <w:sz w:val="26"/>
          <w:szCs w:val="26"/>
        </w:rPr>
        <w:t>0-15% thì vẫn nhận hàng nhưng phạt 500.000 đồng/xe</w:t>
      </w:r>
      <w:r w:rsidR="003362E1" w:rsidRPr="00500C7E">
        <w:rPr>
          <w:bCs/>
          <w:sz w:val="26"/>
          <w:szCs w:val="26"/>
        </w:rPr>
        <w:t xml:space="preserve">, nếu vượt quá </w:t>
      </w:r>
      <w:r w:rsidR="008816D8" w:rsidRPr="00500C7E">
        <w:rPr>
          <w:bCs/>
          <w:sz w:val="26"/>
          <w:szCs w:val="26"/>
        </w:rPr>
        <w:t>15% thì</w:t>
      </w:r>
      <w:r w:rsidR="003362E1" w:rsidRPr="00500C7E">
        <w:rPr>
          <w:bCs/>
          <w:sz w:val="26"/>
          <w:szCs w:val="26"/>
        </w:rPr>
        <w:t xml:space="preserve"> trả lại toà</w:t>
      </w:r>
      <w:r w:rsidR="0004017D">
        <w:rPr>
          <w:bCs/>
          <w:sz w:val="26"/>
          <w:szCs w:val="26"/>
        </w:rPr>
        <w:t>n bộ xe hàng và phạt 1.000.000 đồng</w:t>
      </w:r>
      <w:r w:rsidR="003362E1" w:rsidRPr="00500C7E">
        <w:rPr>
          <w:bCs/>
          <w:sz w:val="26"/>
          <w:szCs w:val="26"/>
        </w:rPr>
        <w:t>/xe.</w:t>
      </w:r>
    </w:p>
    <w:p w:rsidR="009D7FE0" w:rsidRPr="00500C7E" w:rsidRDefault="00C22F22" w:rsidP="008816D8">
      <w:pPr>
        <w:pStyle w:val="ListParagraph"/>
        <w:spacing w:before="40" w:after="240" w:line="276" w:lineRule="auto"/>
        <w:ind w:left="450"/>
        <w:jc w:val="both"/>
        <w:rPr>
          <w:bCs/>
          <w:i/>
          <w:sz w:val="26"/>
          <w:szCs w:val="26"/>
        </w:rPr>
      </w:pPr>
      <w:r w:rsidRPr="00500C7E">
        <w:rPr>
          <w:bCs/>
          <w:i/>
          <w:sz w:val="26"/>
          <w:szCs w:val="26"/>
        </w:rPr>
        <w:t>(</w:t>
      </w:r>
      <w:r w:rsidR="009D7FE0" w:rsidRPr="00500C7E">
        <w:rPr>
          <w:bCs/>
          <w:i/>
          <w:sz w:val="26"/>
          <w:szCs w:val="26"/>
        </w:rPr>
        <w:t>Đơn giá giảm giá tr</w:t>
      </w:r>
      <w:r w:rsidRPr="00500C7E">
        <w:rPr>
          <w:bCs/>
          <w:i/>
          <w:sz w:val="26"/>
          <w:szCs w:val="26"/>
        </w:rPr>
        <w:t>ên là giá chưa gồm thuế GTGT10%).</w:t>
      </w:r>
    </w:p>
    <w:p w:rsidR="003902B3" w:rsidRPr="00500C7E" w:rsidRDefault="003902B3" w:rsidP="003902B3">
      <w:pPr>
        <w:spacing w:before="40" w:after="240" w:line="276" w:lineRule="auto"/>
        <w:jc w:val="both"/>
        <w:rPr>
          <w:b/>
          <w:bCs/>
          <w:sz w:val="26"/>
          <w:szCs w:val="26"/>
        </w:rPr>
      </w:pPr>
      <w:r w:rsidRPr="00500C7E">
        <w:rPr>
          <w:b/>
          <w:bCs/>
          <w:sz w:val="26"/>
          <w:szCs w:val="26"/>
        </w:rPr>
        <w:t>3.3 Thưởng vì đảm bảo chất lượng hàng hóa</w:t>
      </w:r>
    </w:p>
    <w:p w:rsidR="003902B3" w:rsidRPr="00500C7E" w:rsidRDefault="003902B3" w:rsidP="003902B3">
      <w:pPr>
        <w:spacing w:before="40" w:after="240" w:line="276" w:lineRule="auto"/>
        <w:jc w:val="both"/>
        <w:rPr>
          <w:bCs/>
          <w:sz w:val="26"/>
          <w:szCs w:val="26"/>
        </w:rPr>
      </w:pPr>
      <w:r w:rsidRPr="00500C7E">
        <w:rPr>
          <w:bCs/>
          <w:sz w:val="26"/>
          <w:szCs w:val="26"/>
        </w:rPr>
        <w:t>Căn cứ vào chất lượng hàng hóa mà Bên Bán đã giao cho Bên Mua, Bên Mua sẽ có chính sách thưởng và thông báo cho Bên Bán theo từng thời kỳ.</w:t>
      </w:r>
    </w:p>
    <w:p w:rsidR="000D2339" w:rsidRPr="00500C7E" w:rsidRDefault="00B25DAC" w:rsidP="00767669">
      <w:pPr>
        <w:spacing w:before="120" w:after="120" w:line="288" w:lineRule="auto"/>
        <w:ind w:left="-120"/>
        <w:jc w:val="both"/>
        <w:rPr>
          <w:sz w:val="26"/>
          <w:szCs w:val="26"/>
        </w:rPr>
      </w:pPr>
      <w:r w:rsidRPr="00500C7E">
        <w:rPr>
          <w:b/>
          <w:bCs/>
          <w:sz w:val="26"/>
          <w:szCs w:val="26"/>
        </w:rPr>
        <w:t xml:space="preserve">  </w:t>
      </w:r>
      <w:r w:rsidR="008F5F12" w:rsidRPr="00500C7E">
        <w:rPr>
          <w:b/>
          <w:bCs/>
          <w:sz w:val="26"/>
          <w:szCs w:val="26"/>
        </w:rPr>
        <w:t>ĐIỀU 4: ĐIỀU KHOẢN CHUNG</w:t>
      </w:r>
    </w:p>
    <w:p w:rsidR="000D2339" w:rsidRPr="00500C7E" w:rsidRDefault="000D2339" w:rsidP="00345DFE">
      <w:pPr>
        <w:tabs>
          <w:tab w:val="left" w:pos="540"/>
        </w:tabs>
        <w:spacing w:after="120"/>
        <w:jc w:val="both"/>
        <w:rPr>
          <w:sz w:val="26"/>
          <w:szCs w:val="26"/>
        </w:rPr>
      </w:pPr>
      <w:r w:rsidRPr="00500C7E">
        <w:rPr>
          <w:sz w:val="26"/>
          <w:szCs w:val="26"/>
        </w:rPr>
        <w:t>Hai bên thống nhất cam kết thực hiện đúng các điều khoản nêu trên.</w:t>
      </w:r>
    </w:p>
    <w:p w:rsidR="000D2339" w:rsidRPr="00500C7E" w:rsidRDefault="000D2339" w:rsidP="00345DFE">
      <w:pPr>
        <w:tabs>
          <w:tab w:val="left" w:pos="7200"/>
        </w:tabs>
        <w:spacing w:after="120"/>
        <w:jc w:val="both"/>
        <w:rPr>
          <w:i/>
          <w:sz w:val="26"/>
          <w:szCs w:val="26"/>
        </w:rPr>
      </w:pPr>
      <w:r w:rsidRPr="00500C7E">
        <w:rPr>
          <w:sz w:val="26"/>
          <w:szCs w:val="26"/>
        </w:rPr>
        <w:t>Mọi điều khoản khác không ghi trong xác nhận m</w:t>
      </w:r>
      <w:r w:rsidR="00ED6F46" w:rsidRPr="00500C7E">
        <w:rPr>
          <w:sz w:val="26"/>
          <w:szCs w:val="26"/>
        </w:rPr>
        <w:t>ua hàng này đều được tuân theo H</w:t>
      </w:r>
      <w:r w:rsidRPr="00500C7E">
        <w:rPr>
          <w:sz w:val="26"/>
          <w:szCs w:val="26"/>
        </w:rPr>
        <w:t xml:space="preserve">ợp đồng nguyên tắc số: </w:t>
      </w:r>
      <w:r w:rsidR="00500C7E">
        <w:rPr>
          <w:b/>
          <w:i/>
          <w:sz w:val="26"/>
          <w:szCs w:val="26"/>
        </w:rPr>
        <w:t xml:space="preserve">… </w:t>
      </w:r>
      <w:r w:rsidRPr="00500C7E">
        <w:rPr>
          <w:sz w:val="26"/>
          <w:szCs w:val="26"/>
        </w:rPr>
        <w:t>ký ngày</w:t>
      </w:r>
      <w:r w:rsidRPr="00500C7E">
        <w:rPr>
          <w:b/>
          <w:sz w:val="26"/>
          <w:szCs w:val="26"/>
        </w:rPr>
        <w:t xml:space="preserve"> </w:t>
      </w:r>
      <w:r w:rsidR="007E3626" w:rsidRPr="00500C7E">
        <w:rPr>
          <w:b/>
          <w:sz w:val="26"/>
          <w:szCs w:val="26"/>
        </w:rPr>
        <w:t>…</w:t>
      </w:r>
      <w:r w:rsidRPr="00500C7E">
        <w:rPr>
          <w:sz w:val="26"/>
          <w:szCs w:val="26"/>
        </w:rPr>
        <w:t xml:space="preserve"> giữa </w:t>
      </w:r>
      <w:r w:rsidR="007E3626" w:rsidRPr="00500C7E">
        <w:rPr>
          <w:sz w:val="26"/>
          <w:szCs w:val="26"/>
        </w:rPr>
        <w:t>Cổ phần Luyện thép cao cấp Việt Nhật và Công ty ….</w:t>
      </w:r>
    </w:p>
    <w:p w:rsidR="00394736" w:rsidRPr="00500C7E" w:rsidRDefault="000D2339" w:rsidP="00345DFE">
      <w:pPr>
        <w:tabs>
          <w:tab w:val="left" w:pos="7200"/>
        </w:tabs>
        <w:spacing w:after="120"/>
        <w:jc w:val="both"/>
        <w:rPr>
          <w:i/>
          <w:sz w:val="26"/>
          <w:szCs w:val="26"/>
        </w:rPr>
      </w:pPr>
      <w:r w:rsidRPr="00500C7E">
        <w:rPr>
          <w:sz w:val="26"/>
          <w:szCs w:val="26"/>
        </w:rPr>
        <w:t>Xác nhận mua hàng này là m</w:t>
      </w:r>
      <w:r w:rsidR="00ED6F46" w:rsidRPr="00500C7E">
        <w:rPr>
          <w:sz w:val="26"/>
          <w:szCs w:val="26"/>
        </w:rPr>
        <w:t>ột phần không thể tách rời của H</w:t>
      </w:r>
      <w:r w:rsidRPr="00500C7E">
        <w:rPr>
          <w:sz w:val="26"/>
          <w:szCs w:val="26"/>
        </w:rPr>
        <w:t xml:space="preserve">ợp đồng nguyên tắc số: </w:t>
      </w:r>
      <w:r w:rsidR="00500C7E">
        <w:rPr>
          <w:b/>
          <w:i/>
          <w:sz w:val="26"/>
          <w:szCs w:val="26"/>
        </w:rPr>
        <w:t>…</w:t>
      </w:r>
      <w:r w:rsidR="00484D8C" w:rsidRPr="00500C7E">
        <w:rPr>
          <w:b/>
          <w:sz w:val="26"/>
          <w:szCs w:val="26"/>
        </w:rPr>
        <w:t xml:space="preserve"> </w:t>
      </w:r>
      <w:r w:rsidR="00994EC6" w:rsidRPr="00500C7E">
        <w:rPr>
          <w:sz w:val="26"/>
          <w:szCs w:val="26"/>
        </w:rPr>
        <w:t>ký ngày</w:t>
      </w:r>
      <w:r w:rsidR="00994EC6" w:rsidRPr="00500C7E">
        <w:rPr>
          <w:b/>
          <w:sz w:val="26"/>
          <w:szCs w:val="26"/>
        </w:rPr>
        <w:t xml:space="preserve"> </w:t>
      </w:r>
      <w:r w:rsidR="00500C7E">
        <w:rPr>
          <w:b/>
          <w:sz w:val="26"/>
          <w:szCs w:val="26"/>
        </w:rPr>
        <w:t>…</w:t>
      </w:r>
      <w:r w:rsidR="00394736" w:rsidRPr="00500C7E">
        <w:rPr>
          <w:b/>
          <w:sz w:val="26"/>
          <w:szCs w:val="26"/>
        </w:rPr>
        <w:t xml:space="preserve"> </w:t>
      </w:r>
      <w:r w:rsidR="00394736" w:rsidRPr="00500C7E">
        <w:rPr>
          <w:sz w:val="26"/>
          <w:szCs w:val="26"/>
        </w:rPr>
        <w:t xml:space="preserve">giữa </w:t>
      </w:r>
      <w:r w:rsidR="007E3626" w:rsidRPr="00500C7E">
        <w:rPr>
          <w:sz w:val="26"/>
          <w:szCs w:val="26"/>
        </w:rPr>
        <w:t>Cổ phần Luyện thép cao cấp Việt Nhật và Công ty …..</w:t>
      </w:r>
      <w:r w:rsidR="00394736" w:rsidRPr="00500C7E">
        <w:rPr>
          <w:sz w:val="26"/>
          <w:szCs w:val="26"/>
        </w:rPr>
        <w:t>.</w:t>
      </w:r>
    </w:p>
    <w:p w:rsidR="000D2339" w:rsidRPr="00500C7E" w:rsidRDefault="000D2339" w:rsidP="00345DFE">
      <w:pPr>
        <w:tabs>
          <w:tab w:val="left" w:pos="540"/>
        </w:tabs>
        <w:spacing w:after="120"/>
        <w:jc w:val="both"/>
        <w:rPr>
          <w:sz w:val="26"/>
          <w:szCs w:val="26"/>
        </w:rPr>
      </w:pPr>
      <w:r w:rsidRPr="00500C7E">
        <w:rPr>
          <w:sz w:val="26"/>
          <w:szCs w:val="26"/>
        </w:rPr>
        <w:t>Xác nhận mua hàng được lập thành 04 bản gốc</w:t>
      </w:r>
      <w:r w:rsidR="00BB3BAA" w:rsidRPr="00500C7E">
        <w:rPr>
          <w:sz w:val="26"/>
          <w:szCs w:val="26"/>
        </w:rPr>
        <w:t xml:space="preserve"> có giá trị pháp lý như nhau,</w:t>
      </w:r>
      <w:r w:rsidRPr="00500C7E">
        <w:rPr>
          <w:sz w:val="26"/>
          <w:szCs w:val="26"/>
        </w:rPr>
        <w:t xml:space="preserve"> mỗi bên giữ 02 bản</w:t>
      </w:r>
      <w:r w:rsidR="00BB3BAA" w:rsidRPr="00500C7E">
        <w:rPr>
          <w:sz w:val="26"/>
          <w:szCs w:val="26"/>
        </w:rPr>
        <w:t xml:space="preserve"> gốc</w:t>
      </w:r>
      <w:r w:rsidRPr="00500C7E">
        <w:rPr>
          <w:sz w:val="26"/>
          <w:szCs w:val="26"/>
        </w:rPr>
        <w:t>.</w:t>
      </w:r>
      <w:r w:rsidR="001C352E" w:rsidRPr="00500C7E">
        <w:rPr>
          <w:sz w:val="26"/>
          <w:szCs w:val="26"/>
        </w:rPr>
        <w:t>/.</w:t>
      </w:r>
    </w:p>
    <w:p w:rsidR="001C352E" w:rsidRPr="00500C7E" w:rsidRDefault="001C352E" w:rsidP="00345DFE">
      <w:pPr>
        <w:tabs>
          <w:tab w:val="left" w:pos="540"/>
        </w:tabs>
        <w:spacing w:after="120"/>
        <w:jc w:val="both"/>
        <w:rPr>
          <w:sz w:val="26"/>
          <w:szCs w:val="26"/>
        </w:rPr>
      </w:pPr>
    </w:p>
    <w:tbl>
      <w:tblPr>
        <w:tblW w:w="0" w:type="auto"/>
        <w:jc w:val="center"/>
        <w:tblLook w:val="01E0" w:firstRow="1" w:lastRow="1" w:firstColumn="1" w:lastColumn="1" w:noHBand="0" w:noVBand="0"/>
      </w:tblPr>
      <w:tblGrid>
        <w:gridCol w:w="4680"/>
        <w:gridCol w:w="4680"/>
      </w:tblGrid>
      <w:tr w:rsidR="00345DFE" w:rsidRPr="00500C7E" w:rsidTr="008816D8">
        <w:trPr>
          <w:jc w:val="center"/>
        </w:trPr>
        <w:tc>
          <w:tcPr>
            <w:tcW w:w="4785" w:type="dxa"/>
          </w:tcPr>
          <w:p w:rsidR="00887009" w:rsidRPr="00500C7E" w:rsidRDefault="00887009" w:rsidP="008816D8">
            <w:pPr>
              <w:pStyle w:val="NormalWeb"/>
              <w:spacing w:before="80" w:beforeAutospacing="0" w:after="80" w:afterAutospacing="0" w:line="264" w:lineRule="auto"/>
              <w:jc w:val="center"/>
              <w:rPr>
                <w:rStyle w:val="Strong"/>
              </w:rPr>
            </w:pPr>
            <w:r w:rsidRPr="00500C7E">
              <w:rPr>
                <w:rStyle w:val="Strong"/>
              </w:rPr>
              <w:lastRenderedPageBreak/>
              <w:t>ĐẠI DIỆN BÊN BÁN</w:t>
            </w:r>
          </w:p>
        </w:tc>
        <w:tc>
          <w:tcPr>
            <w:tcW w:w="4786" w:type="dxa"/>
          </w:tcPr>
          <w:p w:rsidR="00887009" w:rsidRPr="00500C7E" w:rsidRDefault="00887009" w:rsidP="008816D8">
            <w:pPr>
              <w:pStyle w:val="NormalWeb"/>
              <w:shd w:val="clear" w:color="auto" w:fill="FFFFFF"/>
              <w:spacing w:before="80" w:beforeAutospacing="0" w:after="80" w:afterAutospacing="0" w:line="264" w:lineRule="auto"/>
              <w:jc w:val="center"/>
              <w:rPr>
                <w:rStyle w:val="Strong"/>
              </w:rPr>
            </w:pPr>
            <w:r w:rsidRPr="00500C7E">
              <w:rPr>
                <w:rStyle w:val="Strong"/>
              </w:rPr>
              <w:t>ĐẠI DIỆN BÊN MUA</w:t>
            </w:r>
          </w:p>
          <w:p w:rsidR="00887009" w:rsidRPr="00500C7E" w:rsidRDefault="00887009" w:rsidP="008816D8">
            <w:pPr>
              <w:pStyle w:val="NormalWeb"/>
              <w:shd w:val="clear" w:color="auto" w:fill="FFFFFF"/>
              <w:spacing w:before="80" w:beforeAutospacing="0" w:after="80" w:afterAutospacing="0" w:line="264" w:lineRule="auto"/>
              <w:jc w:val="center"/>
              <w:rPr>
                <w:rStyle w:val="Strong"/>
                <w:b w:val="0"/>
                <w:bCs w:val="0"/>
              </w:rPr>
            </w:pPr>
          </w:p>
          <w:p w:rsidR="00887009" w:rsidRPr="00500C7E" w:rsidRDefault="00887009" w:rsidP="008816D8">
            <w:pPr>
              <w:pStyle w:val="NormalWeb"/>
              <w:shd w:val="clear" w:color="auto" w:fill="FFFFFF"/>
              <w:spacing w:before="80" w:beforeAutospacing="0" w:after="80" w:afterAutospacing="0" w:line="264" w:lineRule="auto"/>
              <w:jc w:val="center"/>
              <w:rPr>
                <w:rStyle w:val="Strong"/>
                <w:b w:val="0"/>
                <w:bCs w:val="0"/>
              </w:rPr>
            </w:pPr>
          </w:p>
          <w:p w:rsidR="00887009" w:rsidRPr="00500C7E" w:rsidRDefault="00887009" w:rsidP="008816D8">
            <w:pPr>
              <w:pStyle w:val="NormalWeb"/>
              <w:shd w:val="clear" w:color="auto" w:fill="FFFFFF"/>
              <w:spacing w:before="80" w:beforeAutospacing="0" w:after="80" w:afterAutospacing="0" w:line="264" w:lineRule="auto"/>
              <w:jc w:val="center"/>
              <w:rPr>
                <w:rStyle w:val="Strong"/>
                <w:b w:val="0"/>
                <w:bCs w:val="0"/>
              </w:rPr>
            </w:pPr>
          </w:p>
          <w:p w:rsidR="00887009" w:rsidRPr="00500C7E" w:rsidRDefault="00887009" w:rsidP="008816D8">
            <w:pPr>
              <w:pStyle w:val="NormalWeb"/>
              <w:shd w:val="clear" w:color="auto" w:fill="FFFFFF"/>
              <w:spacing w:before="80" w:beforeAutospacing="0" w:after="80" w:afterAutospacing="0" w:line="264" w:lineRule="auto"/>
              <w:jc w:val="center"/>
              <w:rPr>
                <w:rStyle w:val="Strong"/>
                <w:b w:val="0"/>
                <w:bCs w:val="0"/>
              </w:rPr>
            </w:pPr>
          </w:p>
        </w:tc>
      </w:tr>
    </w:tbl>
    <w:p w:rsidR="00887009" w:rsidRPr="00500C7E" w:rsidRDefault="00887009" w:rsidP="00887009"/>
    <w:sectPr w:rsidR="00887009" w:rsidRPr="00500C7E" w:rsidSect="001C352E">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134" w:left="1440" w:header="9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62E" w:rsidRDefault="0029062E" w:rsidP="00EC4CAA">
      <w:r>
        <w:separator/>
      </w:r>
    </w:p>
  </w:endnote>
  <w:endnote w:type="continuationSeparator" w:id="0">
    <w:p w:rsidR="0029062E" w:rsidRDefault="0029062E" w:rsidP="00EC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06E" w:rsidRDefault="0020306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589357"/>
      <w:docPartObj>
        <w:docPartGallery w:val="Page Numbers (Bottom of Page)"/>
        <w:docPartUnique/>
      </w:docPartObj>
    </w:sdtPr>
    <w:sdtEndPr>
      <w:rPr>
        <w:noProof/>
      </w:rPr>
    </w:sdtEndPr>
    <w:sdtContent>
      <w:p w:rsidR="002E791B" w:rsidRDefault="0029062E">
        <w:pPr>
          <w:pStyle w:val="Footer"/>
          <w:jc w:val="right"/>
        </w:pPr>
      </w:p>
    </w:sdtContent>
  </w:sdt>
  <w:p w:rsidR="001C352E" w:rsidRPr="004F3CBF" w:rsidRDefault="001C352E" w:rsidP="001C352E">
    <w:pPr>
      <w:pStyle w:val="Footer"/>
    </w:pPr>
    <w:r w:rsidRPr="004F3CBF">
      <w:rPr>
        <w:sz w:val="20"/>
        <w:szCs w:val="20"/>
      </w:rPr>
      <w:t xml:space="preserve">Công ty Cổ phần </w:t>
    </w:r>
    <w:r>
      <w:rPr>
        <w:sz w:val="20"/>
        <w:szCs w:val="20"/>
      </w:rPr>
      <w:t>Luyện thép cao cấp Việt Nhật</w:t>
    </w:r>
    <w:r>
      <w:tab/>
    </w:r>
    <w:r>
      <w:tab/>
    </w:r>
    <w:sdt>
      <w:sdtPr>
        <w:id w:val="-1982984348"/>
        <w:docPartObj>
          <w:docPartGallery w:val="Page Numbers (Bottom of Page)"/>
          <w:docPartUnique/>
        </w:docPartObj>
      </w:sdtPr>
      <w:sdtEndPr/>
      <w:sdtContent>
        <w:sdt>
          <w:sdtPr>
            <w:id w:val="-1222282604"/>
            <w:docPartObj>
              <w:docPartGallery w:val="Page Numbers (Top of Page)"/>
              <w:docPartUnique/>
            </w:docPartObj>
          </w:sdtPr>
          <w:sdtEndPr/>
          <w:sdtContent>
            <w:r w:rsidRPr="004F3CBF">
              <w:t xml:space="preserve">Trang: </w:t>
            </w:r>
            <w:r w:rsidRPr="004F3CBF">
              <w:rPr>
                <w:bCs/>
              </w:rPr>
              <w:fldChar w:fldCharType="begin"/>
            </w:r>
            <w:r w:rsidRPr="004F3CBF">
              <w:rPr>
                <w:bCs/>
              </w:rPr>
              <w:instrText xml:space="preserve"> PAGE </w:instrText>
            </w:r>
            <w:r w:rsidRPr="004F3CBF">
              <w:rPr>
                <w:bCs/>
              </w:rPr>
              <w:fldChar w:fldCharType="separate"/>
            </w:r>
            <w:r w:rsidR="0020306E">
              <w:rPr>
                <w:bCs/>
                <w:noProof/>
              </w:rPr>
              <w:t>1</w:t>
            </w:r>
            <w:r w:rsidRPr="004F3CBF">
              <w:rPr>
                <w:bCs/>
              </w:rPr>
              <w:fldChar w:fldCharType="end"/>
            </w:r>
            <w:r>
              <w:t xml:space="preserve"> /</w:t>
            </w:r>
            <w:r w:rsidRPr="004F3CBF">
              <w:t xml:space="preserve"> </w:t>
            </w:r>
            <w:r w:rsidRPr="004F3CBF">
              <w:rPr>
                <w:bCs/>
              </w:rPr>
              <w:fldChar w:fldCharType="begin"/>
            </w:r>
            <w:r w:rsidRPr="004F3CBF">
              <w:rPr>
                <w:bCs/>
              </w:rPr>
              <w:instrText xml:space="preserve"> NUMPAGES  </w:instrText>
            </w:r>
            <w:r w:rsidRPr="004F3CBF">
              <w:rPr>
                <w:bCs/>
              </w:rPr>
              <w:fldChar w:fldCharType="separate"/>
            </w:r>
            <w:r w:rsidR="0020306E">
              <w:rPr>
                <w:bCs/>
                <w:noProof/>
              </w:rPr>
              <w:t>4</w:t>
            </w:r>
            <w:r w:rsidRPr="004F3CBF">
              <w:rPr>
                <w:bCs/>
              </w:rPr>
              <w:fldChar w:fldCharType="end"/>
            </w:r>
          </w:sdtContent>
        </w:sdt>
      </w:sdtContent>
    </w:sdt>
  </w:p>
  <w:p w:rsidR="001C352E" w:rsidRPr="006B68B0" w:rsidRDefault="001C352E" w:rsidP="001C352E">
    <w:pPr>
      <w:pStyle w:val="Footer"/>
      <w:tabs>
        <w:tab w:val="clear" w:pos="4680"/>
        <w:tab w:val="clear" w:pos="9360"/>
        <w:tab w:val="left" w:pos="2115"/>
      </w:tabs>
      <w:rPr>
        <w:i/>
        <w:sz w:val="20"/>
        <w:szCs w:val="20"/>
      </w:rPr>
    </w:pPr>
    <w:r w:rsidRPr="006B68B0">
      <w:rPr>
        <w:i/>
        <w:sz w:val="20"/>
        <w:szCs w:val="20"/>
      </w:rPr>
      <w:t xml:space="preserve">Rv: </w:t>
    </w:r>
    <w:r>
      <w:rPr>
        <w:i/>
        <w:sz w:val="20"/>
        <w:szCs w:val="20"/>
      </w:rPr>
      <w:t>04/7/2017</w:t>
    </w:r>
    <w:r>
      <w:rPr>
        <w:i/>
        <w:sz w:val="20"/>
        <w:szCs w:val="20"/>
      </w:rPr>
      <w:tab/>
    </w:r>
  </w:p>
  <w:p w:rsidR="002E791B" w:rsidRDefault="002E79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06E" w:rsidRDefault="002030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62E" w:rsidRDefault="0029062E" w:rsidP="00EC4CAA">
      <w:r>
        <w:separator/>
      </w:r>
    </w:p>
  </w:footnote>
  <w:footnote w:type="continuationSeparator" w:id="0">
    <w:p w:rsidR="0029062E" w:rsidRDefault="0029062E" w:rsidP="00EC4C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06E" w:rsidRDefault="0020306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6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546"/>
    </w:tblGrid>
    <w:tr w:rsidR="001C352E" w:rsidRPr="00226576" w:rsidTr="001C352E">
      <w:tc>
        <w:tcPr>
          <w:tcW w:w="4814" w:type="dxa"/>
        </w:tcPr>
        <w:p w:rsidR="001C352E" w:rsidRPr="000B1655" w:rsidRDefault="0020306E" w:rsidP="001C352E">
          <w:pPr>
            <w:pStyle w:val="Header"/>
          </w:pPr>
          <w:bookmarkStart w:id="1" w:name="_GoBack"/>
          <w:r>
            <w:rPr>
              <w:noProof/>
              <w:lang w:val="en-US"/>
            </w:rPr>
            <w:drawing>
              <wp:inline distT="0" distB="0" distL="0" distR="0" wp14:anchorId="1132F86D" wp14:editId="6B7135C0">
                <wp:extent cx="788405" cy="402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VJS GROU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8405" cy="402336"/>
                        </a:xfrm>
                        <a:prstGeom prst="rect">
                          <a:avLst/>
                        </a:prstGeom>
                      </pic:spPr>
                    </pic:pic>
                  </a:graphicData>
                </a:graphic>
              </wp:inline>
            </w:drawing>
          </w:r>
          <w:bookmarkEnd w:id="1"/>
        </w:p>
      </w:tc>
      <w:tc>
        <w:tcPr>
          <w:tcW w:w="4546" w:type="dxa"/>
          <w:vAlign w:val="bottom"/>
        </w:tcPr>
        <w:p w:rsidR="001C352E" w:rsidRPr="00223800" w:rsidRDefault="001C352E" w:rsidP="001C352E">
          <w:pPr>
            <w:pStyle w:val="Header"/>
            <w:jc w:val="right"/>
            <w:rPr>
              <w:sz w:val="20"/>
              <w:szCs w:val="20"/>
            </w:rPr>
          </w:pPr>
          <w:r>
            <w:rPr>
              <w:color w:val="000000" w:themeColor="text1"/>
              <w:lang w:val="en-US"/>
            </w:rPr>
            <w:t>M01C</w:t>
          </w:r>
          <w:r w:rsidRPr="00CB799A">
            <w:rPr>
              <w:color w:val="000000" w:themeColor="text1"/>
              <w:lang w:val="en-US"/>
            </w:rPr>
            <w:t>-QLCL-QT-01</w:t>
          </w:r>
        </w:p>
      </w:tc>
    </w:tr>
  </w:tbl>
  <w:p w:rsidR="001C352E" w:rsidRDefault="001C352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06E" w:rsidRDefault="0020306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4BBC"/>
    <w:multiLevelType w:val="hybridMultilevel"/>
    <w:tmpl w:val="6D167E24"/>
    <w:lvl w:ilvl="0" w:tplc="22EE4BD6">
      <w:start w:val="1"/>
      <w:numFmt w:val="decimal"/>
      <w:lvlText w:val="%1."/>
      <w:lvlJc w:val="left"/>
      <w:pPr>
        <w:tabs>
          <w:tab w:val="num" w:pos="540"/>
        </w:tabs>
        <w:ind w:left="540" w:hanging="360"/>
      </w:pPr>
      <w:rPr>
        <w:rFonts w:hint="default"/>
        <w:b/>
        <w:bCs/>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44704798"/>
    <w:multiLevelType w:val="hybridMultilevel"/>
    <w:tmpl w:val="ACFAA62E"/>
    <w:lvl w:ilvl="0" w:tplc="4844B58C">
      <w:numFmt w:val="bullet"/>
      <w:lvlText w:val="-"/>
      <w:lvlJc w:val="left"/>
      <w:pPr>
        <w:tabs>
          <w:tab w:val="num" w:pos="720"/>
        </w:tabs>
        <w:ind w:left="720" w:hanging="360"/>
      </w:pPr>
      <w:rPr>
        <w:rFonts w:ascii="Times New Roman" w:eastAsia="Times New Roman" w:hAnsi="Times New Roman" w:cs="Times New Roman" w:hint="default"/>
      </w:rPr>
    </w:lvl>
    <w:lvl w:ilvl="1" w:tplc="72907B4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B094104"/>
    <w:multiLevelType w:val="hybridMultilevel"/>
    <w:tmpl w:val="3B64FCE6"/>
    <w:lvl w:ilvl="0" w:tplc="4F60AC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DA1CE0"/>
    <w:multiLevelType w:val="hybridMultilevel"/>
    <w:tmpl w:val="098A7564"/>
    <w:lvl w:ilvl="0" w:tplc="4844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26A83"/>
    <w:multiLevelType w:val="hybridMultilevel"/>
    <w:tmpl w:val="C444054A"/>
    <w:lvl w:ilvl="0" w:tplc="4844B58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guyen Quoc Tan">
    <w15:presenceInfo w15:providerId="Windows Live" w15:userId="4c0d724207411d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009"/>
    <w:rsid w:val="0004017D"/>
    <w:rsid w:val="00044742"/>
    <w:rsid w:val="00047897"/>
    <w:rsid w:val="00054040"/>
    <w:rsid w:val="00055E85"/>
    <w:rsid w:val="00080E44"/>
    <w:rsid w:val="000A19C6"/>
    <w:rsid w:val="000C0E1B"/>
    <w:rsid w:val="000D2339"/>
    <w:rsid w:val="00101BEF"/>
    <w:rsid w:val="0013419C"/>
    <w:rsid w:val="0014270B"/>
    <w:rsid w:val="00163CA7"/>
    <w:rsid w:val="0017183E"/>
    <w:rsid w:val="001871ED"/>
    <w:rsid w:val="00192053"/>
    <w:rsid w:val="00193E0E"/>
    <w:rsid w:val="001C352E"/>
    <w:rsid w:val="001C6A61"/>
    <w:rsid w:val="001F0187"/>
    <w:rsid w:val="00201D29"/>
    <w:rsid w:val="0020306E"/>
    <w:rsid w:val="00216A90"/>
    <w:rsid w:val="002329CA"/>
    <w:rsid w:val="00234362"/>
    <w:rsid w:val="002414CD"/>
    <w:rsid w:val="0028770D"/>
    <w:rsid w:val="0029062E"/>
    <w:rsid w:val="002E791B"/>
    <w:rsid w:val="00313F20"/>
    <w:rsid w:val="003173F2"/>
    <w:rsid w:val="003362E1"/>
    <w:rsid w:val="00345DFE"/>
    <w:rsid w:val="003661A5"/>
    <w:rsid w:val="003902B3"/>
    <w:rsid w:val="00391803"/>
    <w:rsid w:val="00391E2A"/>
    <w:rsid w:val="00394736"/>
    <w:rsid w:val="003C3781"/>
    <w:rsid w:val="003D4207"/>
    <w:rsid w:val="003E36F7"/>
    <w:rsid w:val="00484D8C"/>
    <w:rsid w:val="004A14EC"/>
    <w:rsid w:val="004D49ED"/>
    <w:rsid w:val="004E2981"/>
    <w:rsid w:val="004E4592"/>
    <w:rsid w:val="004E5CCD"/>
    <w:rsid w:val="00500C7E"/>
    <w:rsid w:val="0054270F"/>
    <w:rsid w:val="0056636F"/>
    <w:rsid w:val="00571F74"/>
    <w:rsid w:val="005763AB"/>
    <w:rsid w:val="00582C2E"/>
    <w:rsid w:val="00583544"/>
    <w:rsid w:val="0058728D"/>
    <w:rsid w:val="00593E13"/>
    <w:rsid w:val="005955B1"/>
    <w:rsid w:val="005A0B93"/>
    <w:rsid w:val="005D0ACE"/>
    <w:rsid w:val="005E510F"/>
    <w:rsid w:val="005E5945"/>
    <w:rsid w:val="00610948"/>
    <w:rsid w:val="006605C9"/>
    <w:rsid w:val="0068686D"/>
    <w:rsid w:val="00694AFB"/>
    <w:rsid w:val="006A244C"/>
    <w:rsid w:val="006F6639"/>
    <w:rsid w:val="00700BB6"/>
    <w:rsid w:val="00745DB2"/>
    <w:rsid w:val="00767669"/>
    <w:rsid w:val="007D5B05"/>
    <w:rsid w:val="007E3626"/>
    <w:rsid w:val="007E76E4"/>
    <w:rsid w:val="008177A3"/>
    <w:rsid w:val="00833BDA"/>
    <w:rsid w:val="008816D8"/>
    <w:rsid w:val="00883685"/>
    <w:rsid w:val="00886911"/>
    <w:rsid w:val="00887009"/>
    <w:rsid w:val="008E56E9"/>
    <w:rsid w:val="008F3218"/>
    <w:rsid w:val="008F5F12"/>
    <w:rsid w:val="008F7745"/>
    <w:rsid w:val="00906C17"/>
    <w:rsid w:val="00907771"/>
    <w:rsid w:val="009250BD"/>
    <w:rsid w:val="009354C1"/>
    <w:rsid w:val="009472BA"/>
    <w:rsid w:val="00951C49"/>
    <w:rsid w:val="00961EC7"/>
    <w:rsid w:val="00975F7A"/>
    <w:rsid w:val="009851E0"/>
    <w:rsid w:val="00994883"/>
    <w:rsid w:val="00994EC6"/>
    <w:rsid w:val="009B6CAB"/>
    <w:rsid w:val="009D397A"/>
    <w:rsid w:val="009D4CDD"/>
    <w:rsid w:val="009D7FE0"/>
    <w:rsid w:val="009F2DE5"/>
    <w:rsid w:val="00A0041F"/>
    <w:rsid w:val="00A026E9"/>
    <w:rsid w:val="00A2605C"/>
    <w:rsid w:val="00A53ED3"/>
    <w:rsid w:val="00A5677F"/>
    <w:rsid w:val="00A6039F"/>
    <w:rsid w:val="00A84D0B"/>
    <w:rsid w:val="00AA5DAF"/>
    <w:rsid w:val="00AB3BF8"/>
    <w:rsid w:val="00AD0ED7"/>
    <w:rsid w:val="00B17D2B"/>
    <w:rsid w:val="00B237EB"/>
    <w:rsid w:val="00B25DAC"/>
    <w:rsid w:val="00B347A1"/>
    <w:rsid w:val="00B7285B"/>
    <w:rsid w:val="00B7449B"/>
    <w:rsid w:val="00B74C38"/>
    <w:rsid w:val="00B913ED"/>
    <w:rsid w:val="00BB3BAA"/>
    <w:rsid w:val="00BE3D73"/>
    <w:rsid w:val="00BE6F40"/>
    <w:rsid w:val="00BE7DCE"/>
    <w:rsid w:val="00C1163B"/>
    <w:rsid w:val="00C22F22"/>
    <w:rsid w:val="00C2577A"/>
    <w:rsid w:val="00C41C98"/>
    <w:rsid w:val="00C4320A"/>
    <w:rsid w:val="00C7269F"/>
    <w:rsid w:val="00C729A3"/>
    <w:rsid w:val="00C7671D"/>
    <w:rsid w:val="00C92F81"/>
    <w:rsid w:val="00CA24F5"/>
    <w:rsid w:val="00CC20A5"/>
    <w:rsid w:val="00CC488D"/>
    <w:rsid w:val="00CC7859"/>
    <w:rsid w:val="00CD5E06"/>
    <w:rsid w:val="00D01D41"/>
    <w:rsid w:val="00D14D0D"/>
    <w:rsid w:val="00D35A35"/>
    <w:rsid w:val="00D634A8"/>
    <w:rsid w:val="00D733B1"/>
    <w:rsid w:val="00D8588C"/>
    <w:rsid w:val="00D932DB"/>
    <w:rsid w:val="00DD5189"/>
    <w:rsid w:val="00DF1ED9"/>
    <w:rsid w:val="00DF3243"/>
    <w:rsid w:val="00E1722E"/>
    <w:rsid w:val="00E612CD"/>
    <w:rsid w:val="00E77171"/>
    <w:rsid w:val="00EA1404"/>
    <w:rsid w:val="00EC4CAA"/>
    <w:rsid w:val="00ED6F46"/>
    <w:rsid w:val="00F0344F"/>
    <w:rsid w:val="00F112EA"/>
    <w:rsid w:val="00F1243A"/>
    <w:rsid w:val="00F645FA"/>
    <w:rsid w:val="00F96E82"/>
    <w:rsid w:val="00FA2545"/>
    <w:rsid w:val="00FD4BF8"/>
    <w:rsid w:val="00FE320E"/>
    <w:rsid w:val="00FE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49A44C"/>
  <w15:docId w15:val="{A027A7DB-2513-495B-B3B0-E8473569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7009"/>
    <w:pPr>
      <w:spacing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87009"/>
    <w:pPr>
      <w:spacing w:before="100" w:beforeAutospacing="1" w:after="100" w:afterAutospacing="1"/>
    </w:pPr>
  </w:style>
  <w:style w:type="character" w:styleId="Strong">
    <w:name w:val="Strong"/>
    <w:qFormat/>
    <w:rsid w:val="00887009"/>
    <w:rPr>
      <w:b/>
      <w:bCs/>
    </w:rPr>
  </w:style>
  <w:style w:type="paragraph" w:styleId="BodyText">
    <w:name w:val="Body Text"/>
    <w:basedOn w:val="Normal"/>
    <w:link w:val="BodyTextChar"/>
    <w:rsid w:val="00887009"/>
    <w:pPr>
      <w:spacing w:after="120"/>
    </w:pPr>
  </w:style>
  <w:style w:type="character" w:customStyle="1" w:styleId="BodyTextChar">
    <w:name w:val="Body Text Char"/>
    <w:basedOn w:val="DefaultParagraphFont"/>
    <w:link w:val="BodyText"/>
    <w:rsid w:val="00887009"/>
    <w:rPr>
      <w:rFonts w:ascii="Times New Roman" w:eastAsia="Times New Roman" w:hAnsi="Times New Roman" w:cs="Times New Roman"/>
      <w:sz w:val="24"/>
      <w:szCs w:val="24"/>
    </w:rPr>
  </w:style>
  <w:style w:type="paragraph" w:styleId="ListParagraph">
    <w:name w:val="List Paragraph"/>
    <w:basedOn w:val="Normal"/>
    <w:uiPriority w:val="34"/>
    <w:qFormat/>
    <w:rsid w:val="00887009"/>
    <w:pPr>
      <w:ind w:left="720"/>
      <w:contextualSpacing/>
    </w:pPr>
  </w:style>
  <w:style w:type="paragraph" w:styleId="Header">
    <w:name w:val="header"/>
    <w:basedOn w:val="Normal"/>
    <w:link w:val="HeaderChar"/>
    <w:uiPriority w:val="99"/>
    <w:unhideWhenUsed/>
    <w:rsid w:val="00EC4CAA"/>
    <w:pPr>
      <w:tabs>
        <w:tab w:val="center" w:pos="4680"/>
        <w:tab w:val="right" w:pos="9360"/>
      </w:tabs>
    </w:pPr>
  </w:style>
  <w:style w:type="character" w:customStyle="1" w:styleId="HeaderChar">
    <w:name w:val="Header Char"/>
    <w:basedOn w:val="DefaultParagraphFont"/>
    <w:link w:val="Header"/>
    <w:uiPriority w:val="99"/>
    <w:rsid w:val="00EC4C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4CAA"/>
    <w:pPr>
      <w:tabs>
        <w:tab w:val="center" w:pos="4680"/>
        <w:tab w:val="right" w:pos="9360"/>
      </w:tabs>
    </w:pPr>
  </w:style>
  <w:style w:type="character" w:customStyle="1" w:styleId="FooterChar">
    <w:name w:val="Footer Char"/>
    <w:basedOn w:val="DefaultParagraphFont"/>
    <w:link w:val="Footer"/>
    <w:uiPriority w:val="99"/>
    <w:rsid w:val="00EC4CAA"/>
    <w:rPr>
      <w:rFonts w:ascii="Times New Roman" w:eastAsia="Times New Roman" w:hAnsi="Times New Roman" w:cs="Times New Roman"/>
      <w:sz w:val="24"/>
      <w:szCs w:val="24"/>
    </w:rPr>
  </w:style>
  <w:style w:type="table" w:styleId="TableGrid">
    <w:name w:val="Table Grid"/>
    <w:basedOn w:val="TableNormal"/>
    <w:uiPriority w:val="39"/>
    <w:rsid w:val="00AA5DAF"/>
    <w:pPr>
      <w:spacing w:line="240" w:lineRule="auto"/>
    </w:pPr>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A5D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DA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537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5B846-E9CB-4434-8B4A-2C68653BA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HPG</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Xuan Toan</dc:creator>
  <cp:lastModifiedBy>Pham Thi Kim Ngan</cp:lastModifiedBy>
  <cp:revision>24</cp:revision>
  <cp:lastPrinted>2017-07-06T07:52:00Z</cp:lastPrinted>
  <dcterms:created xsi:type="dcterms:W3CDTF">2017-07-04T09:05:00Z</dcterms:created>
  <dcterms:modified xsi:type="dcterms:W3CDTF">2018-06-20T10:07:00Z</dcterms:modified>
</cp:coreProperties>
</file>